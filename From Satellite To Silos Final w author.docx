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068128" w:rsidR="009303D9" w:rsidRPr="00EE36BA" w:rsidRDefault="0027428F" w:rsidP="008B6524">
      <w:pPr>
        <w:pStyle w:val="papertitle"/>
        <w:spacing w:before="5pt" w:beforeAutospacing="1" w:after="5pt" w:afterAutospacing="1"/>
      </w:pPr>
      <w:r w:rsidRPr="0027428F">
        <w:t>From Satellite to Silos: Predicting County-Level Corn Production in Minnesota Using Data Fusion</w:t>
      </w:r>
      <w:r w:rsidR="00B65E19" w:rsidRPr="00EE36BA">
        <w:t xml:space="preserve"> </w:t>
      </w:r>
    </w:p>
    <w:p w14:paraId="6479CC53" w14:textId="2CDCC9FB" w:rsidR="00FD5040" w:rsidRDefault="00C57752" w:rsidP="002C163B">
      <w:pPr>
        <w:pStyle w:val="Author"/>
        <w:spacing w:before="0pt"/>
        <w:rPr>
          <w:sz w:val="18"/>
          <w:szCs w:val="18"/>
        </w:rPr>
      </w:pPr>
      <w:r w:rsidRPr="002C163B">
        <w:rPr>
          <w:sz w:val="18"/>
          <w:szCs w:val="18"/>
        </w:rPr>
        <w:t>Zi Jian (Jacob) Tang</w:t>
      </w:r>
      <w:r w:rsidR="00897B02" w:rsidRPr="00897B02">
        <w:rPr>
          <w:sz w:val="18"/>
          <w:szCs w:val="18"/>
          <w:vertAlign w:val="superscript"/>
        </w:rPr>
        <w:t>1</w:t>
      </w:r>
      <w:r w:rsidRPr="002C163B">
        <w:rPr>
          <w:sz w:val="18"/>
          <w:szCs w:val="18"/>
        </w:rPr>
        <w:t>, Victor C Emma Wele</w:t>
      </w:r>
      <w:r w:rsidR="00897B02" w:rsidRPr="00897B02">
        <w:rPr>
          <w:sz w:val="18"/>
          <w:szCs w:val="18"/>
          <w:vertAlign w:val="superscript"/>
        </w:rPr>
        <w:t>1</w:t>
      </w:r>
      <w:r w:rsidRPr="002C163B">
        <w:rPr>
          <w:sz w:val="18"/>
          <w:szCs w:val="18"/>
        </w:rPr>
        <w:t>, Rei Onishi</w:t>
      </w:r>
      <w:r w:rsidR="00897B02" w:rsidRPr="00897B02">
        <w:rPr>
          <w:sz w:val="18"/>
          <w:szCs w:val="18"/>
          <w:vertAlign w:val="superscript"/>
        </w:rPr>
        <w:t>2</w:t>
      </w:r>
      <w:r w:rsidRPr="002C163B">
        <w:rPr>
          <w:sz w:val="18"/>
          <w:szCs w:val="18"/>
        </w:rPr>
        <w:t>, Naseef Mansoor</w:t>
      </w:r>
      <w:r w:rsidR="005A5511" w:rsidRPr="005A5511">
        <w:rPr>
          <w:sz w:val="18"/>
          <w:szCs w:val="18"/>
          <w:vertAlign w:val="superscript"/>
        </w:rPr>
        <w:t>1</w:t>
      </w:r>
    </w:p>
    <w:p w14:paraId="0E8CC454" w14:textId="0B977666" w:rsidR="00B25D93" w:rsidRDefault="005A5511" w:rsidP="00B25D93">
      <w:pPr>
        <w:pStyle w:val="Author"/>
        <w:spacing w:before="0pt"/>
        <w:rPr>
          <w:i/>
          <w:iCs/>
          <w:sz w:val="18"/>
          <w:szCs w:val="18"/>
        </w:rPr>
      </w:pPr>
      <w:r w:rsidRPr="005A5511">
        <w:rPr>
          <w:i/>
          <w:iCs/>
          <w:sz w:val="18"/>
          <w:szCs w:val="18"/>
          <w:vertAlign w:val="superscript"/>
        </w:rPr>
        <w:t>1</w:t>
      </w:r>
      <w:r w:rsidR="00497EB2">
        <w:rPr>
          <w:i/>
          <w:iCs/>
          <w:sz w:val="18"/>
          <w:szCs w:val="18"/>
          <w:vertAlign w:val="superscript"/>
        </w:rPr>
        <w:t xml:space="preserve"> </w:t>
      </w:r>
      <w:r w:rsidR="00B25D93" w:rsidRPr="0096464F">
        <w:rPr>
          <w:i/>
          <w:iCs/>
          <w:sz w:val="18"/>
          <w:szCs w:val="18"/>
        </w:rPr>
        <w:t>Minnesota State University</w:t>
      </w:r>
      <w:r w:rsidR="002E2BE8">
        <w:rPr>
          <w:i/>
          <w:iCs/>
          <w:sz w:val="18"/>
          <w:szCs w:val="18"/>
        </w:rPr>
        <w:t>,</w:t>
      </w:r>
      <w:r w:rsidR="00B25D93" w:rsidRPr="0096464F">
        <w:rPr>
          <w:i/>
          <w:iCs/>
          <w:sz w:val="18"/>
          <w:szCs w:val="18"/>
        </w:rPr>
        <w:t xml:space="preserve"> </w:t>
      </w:r>
      <w:r w:rsidR="00B25D93" w:rsidRPr="00DE3401">
        <w:rPr>
          <w:sz w:val="18"/>
          <w:szCs w:val="18"/>
        </w:rPr>
        <w:t>Mankato, USA</w:t>
      </w:r>
      <w:r>
        <w:rPr>
          <w:sz w:val="18"/>
          <w:szCs w:val="18"/>
        </w:rPr>
        <w:t xml:space="preserve">, </w:t>
      </w:r>
      <w:r w:rsidRPr="005A5511">
        <w:rPr>
          <w:sz w:val="18"/>
          <w:szCs w:val="18"/>
          <w:vertAlign w:val="superscript"/>
        </w:rPr>
        <w:t>2</w:t>
      </w:r>
      <w:r w:rsidR="00497EB2">
        <w:rPr>
          <w:sz w:val="18"/>
          <w:szCs w:val="18"/>
          <w:vertAlign w:val="superscript"/>
        </w:rPr>
        <w:t xml:space="preserve"> </w:t>
      </w:r>
      <w:r w:rsidR="00E62E14" w:rsidRPr="00E62E14">
        <w:rPr>
          <w:i/>
          <w:iCs/>
          <w:sz w:val="18"/>
          <w:szCs w:val="18"/>
        </w:rPr>
        <w:t>Compeer Financial</w:t>
      </w:r>
      <w:r w:rsidR="00494192">
        <w:rPr>
          <w:i/>
          <w:iCs/>
          <w:sz w:val="18"/>
          <w:szCs w:val="18"/>
        </w:rPr>
        <w:t>, Mankato, USA</w:t>
      </w:r>
    </w:p>
    <w:p w14:paraId="3613111A" w14:textId="18FD9C1F" w:rsidR="00494192" w:rsidRDefault="00B453CA" w:rsidP="00B25D93">
      <w:pPr>
        <w:pStyle w:val="Author"/>
        <w:spacing w:before="0pt"/>
        <w:rPr>
          <w:sz w:val="18"/>
          <w:szCs w:val="18"/>
        </w:rPr>
      </w:pPr>
      <w:r>
        <w:rPr>
          <w:sz w:val="18"/>
          <w:szCs w:val="18"/>
        </w:rPr>
        <w:t>{</w:t>
      </w:r>
      <w:r w:rsidR="00686D6A" w:rsidRPr="00686D6A">
        <w:rPr>
          <w:sz w:val="18"/>
          <w:szCs w:val="18"/>
        </w:rPr>
        <w:t>tang.zijian</w:t>
      </w:r>
      <w:r w:rsidR="00686D6A">
        <w:rPr>
          <w:sz w:val="18"/>
          <w:szCs w:val="18"/>
        </w:rPr>
        <w:t xml:space="preserve">, </w:t>
      </w:r>
      <w:r w:rsidR="000905D4" w:rsidRPr="000905D4">
        <w:rPr>
          <w:sz w:val="18"/>
          <w:szCs w:val="18"/>
        </w:rPr>
        <w:t>victor.emma-wele</w:t>
      </w:r>
      <w:r w:rsidR="000905D4">
        <w:rPr>
          <w:sz w:val="18"/>
          <w:szCs w:val="18"/>
        </w:rPr>
        <w:t xml:space="preserve">, </w:t>
      </w:r>
      <w:r>
        <w:rPr>
          <w:sz w:val="18"/>
          <w:szCs w:val="18"/>
        </w:rPr>
        <w:t>naseef.mansoor}</w:t>
      </w:r>
      <w:r w:rsidR="000905D4" w:rsidRPr="000905D4">
        <w:rPr>
          <w:sz w:val="18"/>
          <w:szCs w:val="18"/>
        </w:rPr>
        <w:t>@mnsu.edu</w:t>
      </w:r>
    </w:p>
    <w:p w14:paraId="1F960E65" w14:textId="4A42562D" w:rsidR="00E33222" w:rsidRPr="00CA4392" w:rsidRDefault="00E33222" w:rsidP="00B453CA">
      <w:pPr>
        <w:pStyle w:val="Author"/>
        <w:spacing w:before="5pt" w:beforeAutospacing="1" w:after="5pt" w:afterAutospacing="1" w:line="6pt" w:lineRule="auto"/>
        <w:jc w:val="both"/>
        <w:rPr>
          <w:sz w:val="16"/>
          <w:szCs w:val="16"/>
        </w:rPr>
        <w:sectPr w:rsidR="00E33222" w:rsidRPr="00CA4392" w:rsidSect="00B93674">
          <w:footerReference w:type="first" r:id="rId8"/>
          <w:pgSz w:w="595.30pt" w:h="841.90pt" w:code="9"/>
          <w:pgMar w:top="54pt" w:right="44.65pt" w:bottom="72pt" w:left="44.65pt" w:header="36pt" w:footer="36pt" w:gutter="0pt"/>
          <w:cols w:space="36pt"/>
          <w:titlePg/>
          <w:docGrid w:linePitch="360"/>
        </w:sect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7298CC0" w14:textId="01BF9EC8" w:rsidR="009303D9" w:rsidRPr="002937E8" w:rsidRDefault="080D8657" w:rsidP="00F432F9">
      <w:pPr>
        <w:pStyle w:val="Abstract"/>
      </w:pPr>
      <w:r w:rsidRPr="002937E8">
        <w:rPr>
          <w:i/>
          <w:iCs/>
        </w:rPr>
        <w:t>Abstract</w:t>
      </w:r>
      <w:r w:rsidRPr="002937E8">
        <w:t>—</w:t>
      </w:r>
      <w:r w:rsidR="243FB51B" w:rsidRPr="002937E8">
        <w:t xml:space="preserve"> </w:t>
      </w:r>
      <w:r w:rsidR="00F432F9" w:rsidRPr="002937E8">
        <w:t>Agriculture is the cornerstone of the United States economy, with corn production contributing significantly to the livestock, food, and biofuel industries. In Minnesota, corn production generates over $8 billion in annual cash re</w:t>
      </w:r>
      <w:r w:rsidR="00E55020" w:rsidRPr="002937E8">
        <w:t>venue</w:t>
      </w:r>
      <w:r w:rsidR="00F432F9" w:rsidRPr="002937E8">
        <w:t xml:space="preserve"> and supports over 50,000 jobs. Accurate county-level corn production prediction is vital for informed decisions by farmers, policymakers, and traders. Yet traditional methods often fail to integrate complex environmental and economic factors.</w:t>
      </w:r>
      <w:r w:rsidR="00F93C31" w:rsidRPr="002937E8">
        <w:t xml:space="preserve"> </w:t>
      </w:r>
      <w:r w:rsidR="00F432F9" w:rsidRPr="002937E8">
        <w:t>This research presents a machine learning (ML) benchmarking framework for corn prediction in Minnesota at the county level by integrating various sources of data, primarily environmental, agricultural, and economic. Data sources include the Global Land Data Assimilation System (GLDAS)</w:t>
      </w:r>
      <w:r w:rsidR="00AE14D9" w:rsidRPr="002937E8">
        <w:t>,</w:t>
      </w:r>
      <w:r w:rsidR="001031A3" w:rsidRPr="002937E8">
        <w:t xml:space="preserve"> </w:t>
      </w:r>
      <w:r w:rsidR="00F432F9" w:rsidRPr="002937E8">
        <w:t>Parameter-elevation Regressions on Independent Slopes Model (PRISM)</w:t>
      </w:r>
      <w:r w:rsidR="00D20E13" w:rsidRPr="002937E8">
        <w:t xml:space="preserve">, </w:t>
      </w:r>
      <w:r w:rsidR="00F432F9" w:rsidRPr="002937E8">
        <w:t>USDA Economic Research Service</w:t>
      </w:r>
      <w:r w:rsidR="00652965" w:rsidRPr="002937E8">
        <w:t xml:space="preserve"> (ERS)</w:t>
      </w:r>
      <w:r w:rsidR="00D20E13" w:rsidRPr="002937E8">
        <w:t xml:space="preserve">, </w:t>
      </w:r>
      <w:r w:rsidR="00C458BA" w:rsidRPr="002937E8">
        <w:t>U.S. Energy Information Administration (EIA)</w:t>
      </w:r>
      <w:r w:rsidR="00652965" w:rsidRPr="002937E8">
        <w:t xml:space="preserve">, </w:t>
      </w:r>
      <w:r w:rsidR="00CB3618" w:rsidRPr="002937E8">
        <w:t xml:space="preserve">and </w:t>
      </w:r>
      <w:r w:rsidR="008456D2" w:rsidRPr="002937E8">
        <w:t>U.S.</w:t>
      </w:r>
      <w:r w:rsidR="000624AD" w:rsidRPr="002937E8">
        <w:t xml:space="preserve"> National Agricultural Statistics Service (NASS)</w:t>
      </w:r>
      <w:r w:rsidR="00F432F9" w:rsidRPr="002937E8">
        <w:t xml:space="preserve">. The data </w:t>
      </w:r>
      <w:r w:rsidR="009E4B03" w:rsidRPr="002937E8">
        <w:t xml:space="preserve">from these </w:t>
      </w:r>
      <w:r w:rsidR="00F432F9" w:rsidRPr="002937E8">
        <w:t xml:space="preserve">sources </w:t>
      </w:r>
      <w:r w:rsidR="009E4B03" w:rsidRPr="002937E8">
        <w:t>were used to generate</w:t>
      </w:r>
      <w:r w:rsidR="00F432F9" w:rsidRPr="002937E8">
        <w:t xml:space="preserve"> 64 essential features which were used to train and evaluate eight ML algorithms spanning linear baselines to gradient boosting and deep learning models. Of the various models evaluated, the </w:t>
      </w:r>
      <w:proofErr w:type="spellStart"/>
      <w:r w:rsidR="00F432F9" w:rsidRPr="002937E8">
        <w:t>LightGBM</w:t>
      </w:r>
      <w:proofErr w:type="spellEnd"/>
      <w:r w:rsidR="00CE6BC0" w:rsidRPr="002937E8">
        <w:t xml:space="preserve"> </w:t>
      </w:r>
      <w:r w:rsidR="00F432F9" w:rsidRPr="002937E8">
        <w:t>model achieved the best performance with an R</w:t>
      </w:r>
      <w:r w:rsidR="00F432F9" w:rsidRPr="002937E8">
        <w:rPr>
          <w:vertAlign w:val="superscript"/>
        </w:rPr>
        <w:t>2</w:t>
      </w:r>
      <w:r w:rsidR="00F432F9" w:rsidRPr="002937E8">
        <w:t xml:space="preserve"> of 0.973</w:t>
      </w:r>
      <w:r w:rsidR="00CE6BC0" w:rsidRPr="002937E8">
        <w:t xml:space="preserve"> </w:t>
      </w:r>
      <w:r w:rsidR="00F432F9" w:rsidRPr="002937E8">
        <w:t>and a root mean squared error (RMSE) of 2,214,708</w:t>
      </w:r>
      <w:r w:rsidR="00CE6BC0" w:rsidRPr="002937E8">
        <w:t xml:space="preserve"> </w:t>
      </w:r>
      <w:r w:rsidR="00F432F9" w:rsidRPr="002937E8">
        <w:t xml:space="preserve">bushels (Bu). </w:t>
      </w:r>
      <w:r w:rsidR="00F57AC9" w:rsidRPr="002937E8">
        <w:t>From our</w:t>
      </w:r>
      <w:r w:rsidR="00F432F9" w:rsidRPr="002937E8">
        <w:t xml:space="preserve"> feature importance analysis</w:t>
      </w:r>
      <w:r w:rsidR="007D26F6" w:rsidRPr="002937E8">
        <w:t>, we</w:t>
      </w:r>
      <w:r w:rsidR="00F432F9" w:rsidRPr="002937E8">
        <w:t xml:space="preserve"> revealed that economic proxies (fuel cost, income, federal receipts) and environmental variables (soil moisture, temperature) are critical when acres planted are unavailable. </w:t>
      </w:r>
    </w:p>
    <w:p w14:paraId="58B10678" w14:textId="708C6BB3" w:rsidR="009303D9" w:rsidRPr="002937E8" w:rsidRDefault="35C24D88" w:rsidP="4AAD41CC">
      <w:pPr>
        <w:pStyle w:val="Abstract"/>
        <w:ind w:firstLine="0pt"/>
      </w:pPr>
      <w:r w:rsidRPr="002937E8">
        <w:t>K</w:t>
      </w:r>
      <w:r w:rsidR="4AAD41CC" w:rsidRPr="002937E8">
        <w:t>eywords</w:t>
      </w:r>
      <w:r w:rsidR="1550DB34" w:rsidRPr="002937E8">
        <w:t xml:space="preserve"> </w:t>
      </w:r>
      <w:r w:rsidR="4AAD41CC" w:rsidRPr="002937E8">
        <w:t>—</w:t>
      </w:r>
      <w:r w:rsidR="4B1B288F" w:rsidRPr="002937E8">
        <w:t xml:space="preserve"> </w:t>
      </w:r>
      <w:r w:rsidR="001B2E74" w:rsidRPr="002937E8">
        <w:t>Corn Yield Prediction</w:t>
      </w:r>
      <w:r w:rsidR="00C240BA" w:rsidRPr="002937E8">
        <w:t>, Data Fusion, Machine Learning</w:t>
      </w:r>
      <w:r w:rsidR="00E7545E" w:rsidRPr="002937E8">
        <w:t>.</w:t>
      </w:r>
    </w:p>
    <w:p w14:paraId="1A521F3C" w14:textId="58E84506" w:rsidR="009303D9" w:rsidRPr="001A5146" w:rsidRDefault="009303D9" w:rsidP="006B6B66">
      <w:pPr>
        <w:pStyle w:val="Heading1"/>
      </w:pPr>
      <w:r w:rsidRPr="001A5146">
        <w:t>Introduction</w:t>
      </w:r>
    </w:p>
    <w:p w14:paraId="6DCA5523" w14:textId="249F206F" w:rsidR="00612D40" w:rsidRPr="001A5146" w:rsidRDefault="00612D40" w:rsidP="008A78BD">
      <w:pPr>
        <w:pStyle w:val="p1a"/>
        <w:ind w:firstLine="10.80pt"/>
      </w:pPr>
      <w:r w:rsidRPr="001A5146">
        <w:t xml:space="preserve">In Minnesota, the agriculture sector is anchored by corn production, generating over $8 billion in annual </w:t>
      </w:r>
      <w:r w:rsidR="00201B72" w:rsidRPr="001A5146">
        <w:t>revenue</w:t>
      </w:r>
      <w:r w:rsidRPr="001A5146">
        <w:t xml:space="preserve">, contributing approximately 6% to the state’s GDP through direct and indirect effects (including $5.2 billion from the ethanol industry alone in 2024), and supporting nearly 47,500 jobs with $2.65 billion in wages as of 2023 [16]. This vital industry faces heightened vulnerability to </w:t>
      </w:r>
      <w:r w:rsidR="009742A6" w:rsidRPr="001A5146">
        <w:t>Midwest</w:t>
      </w:r>
      <w:r w:rsidRPr="001A5146">
        <w:t>-specific climate events, such as increasingly frequent and intense droughts (with some degree occurring nearly every year, including the severe 2021 event) and seasonal flooding from heavy rains, which disrupt planting, harvests, and overall yields amid broader climate change impacts like altered growing zones and extreme weather patterns [12].</w:t>
      </w:r>
    </w:p>
    <w:p w14:paraId="0630FFDA" w14:textId="6E2535EE" w:rsidR="00612D40" w:rsidRPr="001A5146" w:rsidRDefault="00612D40" w:rsidP="008A78BD">
      <w:pPr>
        <w:pStyle w:val="p1a"/>
        <w:ind w:firstLine="10.80pt"/>
      </w:pPr>
      <w:r w:rsidRPr="001A5146">
        <w:t>Traditional prediction methods typically rely on historical production records; however, these often fail to factor in geospatial factors such as Normalized Difference Vegetation Index (NDVI), Land Surface Temperature (LST), climate, and economic factors which directly influence production. Direct measurements of soil macronutrients (e.g., N, P, K) and micronutrients (e.g., Fe, Zn) are challenging due to the large scale and need for manual ground sampling [7, 6].</w:t>
      </w:r>
    </w:p>
    <w:p w14:paraId="33C4A10C" w14:textId="77777777" w:rsidR="001A5146" w:rsidRDefault="00612D40" w:rsidP="008A78BD">
      <w:pPr>
        <w:pStyle w:val="p1a"/>
        <w:ind w:firstLine="10.80pt"/>
      </w:pPr>
      <w:r w:rsidRPr="001A5146">
        <w:t xml:space="preserve">In recent years, satellite remote sensing has revolutionized this domain by delivering decade-long temporal data which can be used to enhance </w:t>
      </w:r>
      <w:r w:rsidR="00954BAF" w:rsidRPr="001A5146">
        <w:t>machine learning (ML)</w:t>
      </w:r>
      <w:r w:rsidRPr="001A5146">
        <w:t xml:space="preserve"> model performance. NASA’s Global Land Data Assimilation System (GLDAS) integrates satellite and in-situ observations for multiple variables like soil moisture, temperature, evapotranspiration, and precipitation, while PRISM offers high-resolution climate data accounting for topographic influences. Factors like macro and micronutrients are effectively proxied through satellite-derived environmental variables such as spectral indices and soil moisture that reflect viability and crop health.</w:t>
      </w:r>
      <w:r w:rsidR="002B102C" w:rsidRPr="001A5146">
        <w:t xml:space="preserve"> </w:t>
      </w:r>
    </w:p>
    <w:p w14:paraId="0D13532F" w14:textId="697E77BE" w:rsidR="00612D40" w:rsidRPr="001A5146" w:rsidRDefault="00612D40" w:rsidP="008A78BD">
      <w:pPr>
        <w:pStyle w:val="p1a"/>
        <w:ind w:firstLine="10.80pt"/>
      </w:pPr>
      <w:r w:rsidRPr="001A5146">
        <w:t>Prior research extensively utilized remote sensing for crop yield prediction, employing data from various earth observation satellites like MODIS, Landsat, and Sentinel-2 to derive vegetation indices (e.g., NDVI, EVI) and thermal signals (infrared spectral band) with models like Random Forest, Support Vector Machines, deep learning architectures like CNNs, LSTMs, and various gradient boosting algorithms (</w:t>
      </w:r>
      <w:proofErr w:type="spellStart"/>
      <w:r w:rsidRPr="001A5146">
        <w:t>LightGBM</w:t>
      </w:r>
      <w:proofErr w:type="spellEnd"/>
      <w:r w:rsidRPr="001A5146">
        <w:t xml:space="preserve"> and </w:t>
      </w:r>
      <w:proofErr w:type="spellStart"/>
      <w:r w:rsidRPr="001A5146">
        <w:t>XGBoost</w:t>
      </w:r>
      <w:proofErr w:type="spellEnd"/>
      <w:r w:rsidRPr="001A5146">
        <w:t>) [7, 10, 11, 13, 14, 15, 5, 3, 8]. However, these works predominately focus on biophysical and environmental factors with very limited integration of economic data such as commodity prices, fuel costs, or government subsidies. In addition, most rely on single algorithms or similar comparisons rather than comprehensive benchmarks. While environmental conditions play a vital role in corn yield prediction, they are not the only factor that influences yield. Economic factors including fuel costs, commodity prices, government support programs, and market access significantly influence planting decisions, input intensity, and ultimately production levels [16]</w:t>
      </w:r>
      <w:r w:rsidR="00253B3B" w:rsidRPr="001A5146">
        <w:t>.</w:t>
      </w:r>
      <w:r w:rsidRPr="001A5146">
        <w:t xml:space="preserve"> Transportation infrastructure, particularly proximity to processing facilities such as ethanol plants, affects market access and profitability.</w:t>
      </w:r>
      <w:r w:rsidR="00FD2456" w:rsidRPr="001A5146">
        <w:t xml:space="preserve"> </w:t>
      </w:r>
      <w:r w:rsidRPr="001A5146">
        <w:t xml:space="preserve">This gap </w:t>
      </w:r>
      <w:r w:rsidR="00861430" w:rsidRPr="001A5146">
        <w:t>accentuates</w:t>
      </w:r>
      <w:r w:rsidRPr="001A5146">
        <w:t xml:space="preserve"> the novelty of our approach, which combines </w:t>
      </w:r>
      <w:r w:rsidR="009742A6" w:rsidRPr="001A5146">
        <w:t>multi-source</w:t>
      </w:r>
      <w:r w:rsidRPr="001A5146">
        <w:t xml:space="preserve"> remote sensing with economic and infrastructure signals using advanced gradient boosting and deep learning models to capture more complex patterns. A comprehensive yield prediction framework must therefore integrate multiple heterogeneous data sources beyond satellite-derived environmental variables.</w:t>
      </w:r>
    </w:p>
    <w:p w14:paraId="396AE3E7" w14:textId="3F3E6856" w:rsidR="00612D40" w:rsidRPr="001A5146" w:rsidRDefault="00612D40" w:rsidP="008A78BD">
      <w:pPr>
        <w:pStyle w:val="p1a"/>
        <w:ind w:firstLine="10.80pt"/>
      </w:pPr>
      <w:r w:rsidRPr="001A5146">
        <w:t xml:space="preserve">This research extends previous work by developing a comprehensive benchmark framework that systematically integrates </w:t>
      </w:r>
      <w:r w:rsidR="00CF3C36" w:rsidRPr="001A5146">
        <w:t>five</w:t>
      </w:r>
      <w:r w:rsidRPr="001A5146">
        <w:t xml:space="preserve"> primary data sources: (1) GLDAS satellite- derived environmental variables, (2) USDA corn harvest data, (3) economic indicators from USDA Economic Re- search Service, (4) diesel fuel prices as proxies for operational costs, </w:t>
      </w:r>
      <w:r w:rsidR="0061732B" w:rsidRPr="001A5146">
        <w:t xml:space="preserve">and </w:t>
      </w:r>
      <w:r w:rsidRPr="001A5146">
        <w:t>(</w:t>
      </w:r>
      <w:r w:rsidR="0061732B" w:rsidRPr="001A5146">
        <w:t>5</w:t>
      </w:r>
      <w:r w:rsidRPr="001A5146">
        <w:t xml:space="preserve">) PRISM precipitation and </w:t>
      </w:r>
      <w:r w:rsidRPr="001A5146">
        <w:lastRenderedPageBreak/>
        <w:t>temperature data. This study focuses on Minnesota counties (</w:t>
      </w:r>
      <w:r w:rsidR="008914FF" w:rsidRPr="001A5146">
        <w:t xml:space="preserve">Federal Information Processing Standard </w:t>
      </w:r>
      <w:r w:rsidRPr="001A5146">
        <w:t>codes 27001-27171) over 2000-2022, providing a rich temporal and spatial dataset encompassing 87 counties over 23 years.</w:t>
      </w:r>
    </w:p>
    <w:p w14:paraId="6161C7FC" w14:textId="6E9F2180" w:rsidR="00612D40" w:rsidRPr="001A5146" w:rsidRDefault="00B94D95" w:rsidP="00643AC9">
      <w:pPr>
        <w:pStyle w:val="p1a"/>
      </w:pPr>
      <w:r w:rsidRPr="001A5146">
        <w:t xml:space="preserve">The contribution of this research </w:t>
      </w:r>
      <w:r w:rsidR="009742A6" w:rsidRPr="001A5146">
        <w:t>is</w:t>
      </w:r>
      <w:r w:rsidRPr="001A5146">
        <w:t xml:space="preserve"> as follows:</w:t>
      </w:r>
      <w:r w:rsidR="00612D40" w:rsidRPr="001A5146">
        <w:t xml:space="preserve"> </w:t>
      </w:r>
    </w:p>
    <w:p w14:paraId="4589A20B" w14:textId="43D3DDF7" w:rsidR="00643AC9" w:rsidRPr="001A5146" w:rsidRDefault="00612D40" w:rsidP="00643AC9">
      <w:pPr>
        <w:pStyle w:val="p1a"/>
        <w:numPr>
          <w:ilvl w:val="0"/>
          <w:numId w:val="17"/>
        </w:numPr>
      </w:pPr>
      <w:r w:rsidRPr="001A5146">
        <w:t>We construct</w:t>
      </w:r>
      <w:r w:rsidR="00643AC9" w:rsidRPr="001A5146">
        <w:t>ed</w:t>
      </w:r>
      <w:r w:rsidRPr="001A5146">
        <w:t xml:space="preserve"> a multi-source county-year</w:t>
      </w:r>
      <w:r w:rsidR="00D96B10" w:rsidRPr="001A5146">
        <w:t xml:space="preserve"> multi-source data fusion</w:t>
      </w:r>
      <w:r w:rsidRPr="001A5146">
        <w:t xml:space="preserve"> dataset for Minnesota integrating GLDAS, PRISM, National Agricultural Statistics Service (NASS), Energy Information Administration (EIA), Economic Research Service (ERS), and ethanol plant distance data, demonstrating how heterogeneous data sources can be seamlessly integrated into various models for agricultural prediction</w:t>
      </w:r>
      <w:r w:rsidR="00D96B10" w:rsidRPr="001A5146">
        <w:t xml:space="preserve"> and multi-source data fusion can overcome gaps in direct agricultural measurements (e.g. acres planted)</w:t>
      </w:r>
      <w:r w:rsidRPr="001A5146">
        <w:t>.</w:t>
      </w:r>
      <w:r w:rsidR="00D96B10" w:rsidRPr="001A5146">
        <w:t xml:space="preserve"> </w:t>
      </w:r>
    </w:p>
    <w:p w14:paraId="7599DAF4" w14:textId="5DF9F9C7" w:rsidR="00643AC9" w:rsidRPr="001A5146" w:rsidRDefault="00643AC9" w:rsidP="00643AC9">
      <w:pPr>
        <w:pStyle w:val="p1a"/>
        <w:numPr>
          <w:ilvl w:val="0"/>
          <w:numId w:val="17"/>
        </w:numPr>
      </w:pPr>
      <w:r w:rsidRPr="001A5146">
        <w:t>We analyzed feature importance to identify which environmental and economic/infrastructure signals best compensate for the absence of acres planted, revealing that economic proxies and environmental variables provide strong predictive power when direct agricultural area measurements are unavailable.</w:t>
      </w:r>
    </w:p>
    <w:p w14:paraId="147A51F9" w14:textId="18451C9D" w:rsidR="000847E0" w:rsidRPr="001A5146" w:rsidRDefault="00612D40" w:rsidP="008A78BD">
      <w:pPr>
        <w:pStyle w:val="p1a"/>
        <w:numPr>
          <w:ilvl w:val="0"/>
          <w:numId w:val="17"/>
        </w:numPr>
      </w:pPr>
      <w:r w:rsidRPr="001A5146">
        <w:t xml:space="preserve">We </w:t>
      </w:r>
      <w:r w:rsidR="007D5F2B" w:rsidRPr="001A5146">
        <w:t>evaluated</w:t>
      </w:r>
      <w:r w:rsidRPr="001A5146">
        <w:t xml:space="preserve"> eight ML models (Polynomial Regression, SVM, Random Forest, </w:t>
      </w:r>
      <w:proofErr w:type="spellStart"/>
      <w:r w:rsidRPr="001A5146">
        <w:t>XGBoost</w:t>
      </w:r>
      <w:proofErr w:type="spellEnd"/>
      <w:r w:rsidRPr="001A5146">
        <w:t xml:space="preserve">, </w:t>
      </w:r>
      <w:proofErr w:type="spellStart"/>
      <w:r w:rsidRPr="001A5146">
        <w:t>LightGBM</w:t>
      </w:r>
      <w:proofErr w:type="spellEnd"/>
      <w:r w:rsidRPr="001A5146">
        <w:t xml:space="preserve">, </w:t>
      </w:r>
      <w:proofErr w:type="spellStart"/>
      <w:r w:rsidRPr="001A5146">
        <w:t>TabNet</w:t>
      </w:r>
      <w:proofErr w:type="spellEnd"/>
      <w:r w:rsidRPr="001A5146">
        <w:t>, LSTM, TCN) for predicting corn production.</w:t>
      </w:r>
      <w:r w:rsidR="00137783" w:rsidRPr="001A5146">
        <w:t xml:space="preserve"> Based on our study, </w:t>
      </w:r>
      <w:proofErr w:type="spellStart"/>
      <w:r w:rsidR="00137783" w:rsidRPr="001A5146">
        <w:t>LightGBM</w:t>
      </w:r>
      <w:proofErr w:type="spellEnd"/>
      <w:r w:rsidR="00137783" w:rsidRPr="001A5146">
        <w:t xml:space="preserve"> depicts the best performance with an R</w:t>
      </w:r>
      <w:r w:rsidR="00137783" w:rsidRPr="001A5146">
        <w:rPr>
          <w:vertAlign w:val="superscript"/>
        </w:rPr>
        <w:t>2</w:t>
      </w:r>
      <w:r w:rsidR="00137783" w:rsidRPr="001A5146">
        <w:t xml:space="preserve"> of 0.973.</w:t>
      </w:r>
    </w:p>
    <w:p w14:paraId="179EA777" w14:textId="12C738EF" w:rsidR="009303D9" w:rsidRPr="001A5146" w:rsidRDefault="00226208" w:rsidP="006B6B66">
      <w:pPr>
        <w:pStyle w:val="Heading1"/>
      </w:pPr>
      <w:r w:rsidRPr="001A5146">
        <w:t xml:space="preserve">Background and </w:t>
      </w:r>
      <w:r w:rsidR="00C26455" w:rsidRPr="001A5146">
        <w:t>Related Works</w:t>
      </w:r>
    </w:p>
    <w:p w14:paraId="62495CB5" w14:textId="2802C822" w:rsidR="009879EE" w:rsidRPr="001A5146" w:rsidRDefault="009879EE" w:rsidP="009879EE">
      <w:pPr>
        <w:pStyle w:val="p1a"/>
        <w:ind w:firstLine="10.80pt"/>
      </w:pPr>
      <w:r w:rsidRPr="001A5146">
        <w:t>Satellite remote sensing data combined with ML techniques for agricultural yield prediction has emerged as a rapidly evolving field, encompassing multiple sensor modalities: Synthetic Aperture Radar (SAR) systems which provide all</w:t>
      </w:r>
      <w:r w:rsidR="00841A13" w:rsidRPr="001A5146">
        <w:t xml:space="preserve"> </w:t>
      </w:r>
      <w:r w:rsidRPr="001A5146">
        <w:t>weather capability, sensitivity to soil moisture, and vegetation structure [13, 5]; optical imagery from sensors such as Landsat, MODIS, and Sentinel-2 provides vegetation indices (NDVI, EVI, GNDVI) that capture photosynthetic activity and crop health [7]; hyperspectral and thermal sensors enable estimation of biochemical properties and water stress. Yield prediction is often improved when using multimodal approaches combining these data types, but faces challenges such as cloud contamination, scale mismatches between pixel resolution and field/county boundaries, and vegetation interference during growing seasons [15].</w:t>
      </w:r>
    </w:p>
    <w:p w14:paraId="337683CA" w14:textId="5EC4A16D" w:rsidR="009879EE" w:rsidRPr="001A5146" w:rsidRDefault="00857D29" w:rsidP="009879EE">
      <w:pPr>
        <w:pStyle w:val="p1a"/>
        <w:ind w:firstLine="10.80pt"/>
      </w:pPr>
      <w:r w:rsidRPr="001A5146">
        <w:rPr>
          <w:noProof/>
        </w:rPr>
        <w:drawing>
          <wp:anchor distT="45720" distB="45720" distL="114300" distR="114300" simplePos="0" relativeHeight="251658240" behindDoc="0" locked="0" layoutInCell="1" allowOverlap="1" wp14:anchorId="58A6FCDE" wp14:editId="4CC6AED1">
            <wp:simplePos x="0" y="0"/>
            <wp:positionH relativeFrom="margin">
              <wp:align>right</wp:align>
            </wp:positionH>
            <wp:positionV relativeFrom="paragraph">
              <wp:posOffset>357505</wp:posOffset>
            </wp:positionV>
            <wp:extent cx="3081020" cy="1873250"/>
            <wp:effectExtent l="0" t="0" r="5080" b="0"/>
            <wp:wrapTopAndBottom/>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81020" cy="1873250"/>
                    </a:xfrm>
                    <a:prstGeom prst="rect">
                      <a:avLst/>
                    </a:prstGeom>
                    <a:solidFill>
                      <a:srgbClr val="FFFFFF"/>
                    </a:solidFill>
                    <a:ln w="9525">
                      <a:noFill/>
                      <a:miter lim="800%"/>
                      <a:headEnd/>
                      <a:tailEnd/>
                    </a:ln>
                  </wp:spPr>
                  <wp:txbx>
                    <wne:txbxContent>
                      <w:p w14:paraId="40D65A3B" w14:textId="77777777" w:rsidR="00697C60" w:rsidRPr="006D2839" w:rsidRDefault="00697C60" w:rsidP="006D2839">
                        <w:pPr>
                          <w:jc w:val="start"/>
                          <w:rPr>
                            <w:sz w:val="18"/>
                            <w:szCs w:val="18"/>
                          </w:rPr>
                        </w:pPr>
                        <w:r w:rsidRPr="006D2839">
                          <w:rPr>
                            <w:b/>
                            <w:bCs/>
                            <w:sz w:val="18"/>
                            <w:szCs w:val="18"/>
                          </w:rPr>
                          <w:t>Table 1.</w:t>
                        </w:r>
                        <w:r w:rsidRPr="006D2839">
                          <w:rPr>
                            <w:sz w:val="18"/>
                            <w:szCs w:val="18"/>
                          </w:rPr>
                          <w:t xml:space="preserve"> Data Sources Summary </w:t>
                        </w:r>
                      </w:p>
                      <w:tbl>
                        <w:tblPr>
                          <w:tblW w:w="227.40pt" w:type="dxa"/>
                          <w:tblLayout w:type="fixed"/>
                          <w:tblCellMar>
                            <w:start w:w="0pt" w:type="dxa"/>
                            <w:end w:w="0pt" w:type="dxa"/>
                          </w:tblCellMar>
                          <w:tblLook w:firstRow="1" w:lastRow="1" w:firstColumn="1" w:lastColumn="1" w:noHBand="0" w:noVBand="0"/>
                        </w:tblPr>
                        <w:tblGrid>
                          <w:gridCol w:w="1890"/>
                          <w:gridCol w:w="1348"/>
                          <w:gridCol w:w="776"/>
                          <w:gridCol w:w="534"/>
                        </w:tblGrid>
                        <w:tr w:rsidR="005E5195" w:rsidRPr="009F7804" w14:paraId="7FBF11BE" w14:textId="77777777" w:rsidTr="006D2839">
                          <w:trPr>
                            <w:trHeight w:val="291"/>
                          </w:trPr>
                          <w:tc>
                            <w:tcPr>
                              <w:tcW w:w="94.50pt" w:type="dxa"/>
                              <w:tcBorders>
                                <w:top w:val="single" w:sz="6" w:space="0" w:color="000000"/>
                                <w:bottom w:val="single" w:sz="4" w:space="0" w:color="000000"/>
                              </w:tcBorders>
                            </w:tcPr>
                            <w:p w14:paraId="6CE788AB" w14:textId="77777777" w:rsidR="005E5195" w:rsidRPr="006D2839" w:rsidRDefault="005E5195" w:rsidP="006D2839">
                              <w:pPr>
                                <w:jc w:val="start"/>
                                <w:rPr>
                                  <w:b/>
                                  <w:bCs/>
                                  <w:sz w:val="18"/>
                                  <w:szCs w:val="18"/>
                                </w:rPr>
                              </w:pPr>
                              <w:r w:rsidRPr="006D2839">
                                <w:rPr>
                                  <w:b/>
                                  <w:bCs/>
                                  <w:sz w:val="18"/>
                                  <w:szCs w:val="18"/>
                                </w:rPr>
                                <w:t>Data Source</w:t>
                              </w:r>
                            </w:p>
                          </w:tc>
                          <w:tc>
                            <w:tcPr>
                              <w:tcW w:w="67.40pt" w:type="dxa"/>
                              <w:tcBorders>
                                <w:top w:val="single" w:sz="6" w:space="0" w:color="000000"/>
                                <w:bottom w:val="single" w:sz="4" w:space="0" w:color="000000"/>
                              </w:tcBorders>
                            </w:tcPr>
                            <w:p w14:paraId="09730B79" w14:textId="77777777" w:rsidR="005E5195" w:rsidRPr="006D2839" w:rsidRDefault="005E5195" w:rsidP="006D2839">
                              <w:pPr>
                                <w:jc w:val="start"/>
                                <w:rPr>
                                  <w:b/>
                                  <w:bCs/>
                                  <w:sz w:val="18"/>
                                  <w:szCs w:val="18"/>
                                </w:rPr>
                              </w:pPr>
                              <w:r w:rsidRPr="006D2839">
                                <w:rPr>
                                  <w:b/>
                                  <w:bCs/>
                                  <w:sz w:val="18"/>
                                  <w:szCs w:val="18"/>
                                </w:rPr>
                                <w:t>Resolution</w:t>
                              </w:r>
                            </w:p>
                          </w:tc>
                          <w:tc>
                            <w:tcPr>
                              <w:tcW w:w="38.80pt" w:type="dxa"/>
                              <w:tcBorders>
                                <w:top w:val="single" w:sz="6" w:space="0" w:color="000000"/>
                                <w:bottom w:val="single" w:sz="4" w:space="0" w:color="000000"/>
                              </w:tcBorders>
                            </w:tcPr>
                            <w:p w14:paraId="1D8BE478" w14:textId="77777777" w:rsidR="005E5195" w:rsidRPr="006D2839" w:rsidRDefault="005E5195" w:rsidP="006D2839">
                              <w:pPr>
                                <w:jc w:val="start"/>
                                <w:rPr>
                                  <w:b/>
                                  <w:bCs/>
                                  <w:sz w:val="18"/>
                                  <w:szCs w:val="18"/>
                                </w:rPr>
                              </w:pPr>
                              <w:r w:rsidRPr="006D2839">
                                <w:rPr>
                                  <w:b/>
                                  <w:bCs/>
                                  <w:sz w:val="18"/>
                                  <w:szCs w:val="18"/>
                                </w:rPr>
                                <w:t>Freq</w:t>
                              </w:r>
                            </w:p>
                          </w:tc>
                          <w:tc>
                            <w:tcPr>
                              <w:tcW w:w="26.70pt" w:type="dxa"/>
                              <w:tcBorders>
                                <w:top w:val="single" w:sz="6" w:space="0" w:color="000000"/>
                                <w:bottom w:val="single" w:sz="4" w:space="0" w:color="000000"/>
                              </w:tcBorders>
                            </w:tcPr>
                            <w:p w14:paraId="1AC89C53" w14:textId="77777777" w:rsidR="005E5195" w:rsidRPr="006D2839" w:rsidRDefault="005E5195" w:rsidP="006D2839">
                              <w:pPr>
                                <w:jc w:val="start"/>
                                <w:rPr>
                                  <w:b/>
                                  <w:bCs/>
                                  <w:sz w:val="18"/>
                                  <w:szCs w:val="18"/>
                                </w:rPr>
                              </w:pPr>
                              <w:r w:rsidRPr="006D2839">
                                <w:rPr>
                                  <w:b/>
                                  <w:bCs/>
                                  <w:sz w:val="18"/>
                                  <w:szCs w:val="18"/>
                                </w:rPr>
                                <w:t>Cols</w:t>
                              </w:r>
                            </w:p>
                          </w:tc>
                        </w:tr>
                        <w:tr w:rsidR="005E5195" w:rsidRPr="009F7804" w14:paraId="0E9589DB" w14:textId="77777777" w:rsidTr="006D2839">
                          <w:trPr>
                            <w:trHeight w:val="266"/>
                          </w:trPr>
                          <w:tc>
                            <w:tcPr>
                              <w:tcW w:w="94.50pt" w:type="dxa"/>
                              <w:tcBorders>
                                <w:top w:val="single" w:sz="4" w:space="0" w:color="000000"/>
                              </w:tcBorders>
                            </w:tcPr>
                            <w:p w14:paraId="60189823" w14:textId="77777777" w:rsidR="005E5195" w:rsidRPr="006D2839" w:rsidRDefault="005E5195" w:rsidP="006D2839">
                              <w:pPr>
                                <w:jc w:val="start"/>
                                <w:rPr>
                                  <w:sz w:val="18"/>
                                  <w:szCs w:val="18"/>
                                </w:rPr>
                              </w:pPr>
                              <w:r w:rsidRPr="006D2839">
                                <w:rPr>
                                  <w:sz w:val="18"/>
                                  <w:szCs w:val="18"/>
                                </w:rPr>
                                <w:t>GLDAS (Environmental)</w:t>
                              </w:r>
                            </w:p>
                          </w:tc>
                          <w:tc>
                            <w:tcPr>
                              <w:tcW w:w="67.40pt" w:type="dxa"/>
                              <w:tcBorders>
                                <w:top w:val="single" w:sz="4" w:space="0" w:color="000000"/>
                              </w:tcBorders>
                            </w:tcPr>
                            <w:p w14:paraId="2A916922" w14:textId="77777777" w:rsidR="005E5195" w:rsidRPr="006D2839" w:rsidRDefault="005E5195" w:rsidP="006D2839">
                              <w:pPr>
                                <w:jc w:val="start"/>
                                <w:rPr>
                                  <w:sz w:val="18"/>
                                  <w:szCs w:val="18"/>
                                </w:rPr>
                              </w:pPr>
                              <w:r w:rsidRPr="006D2839">
                                <w:rPr>
                                  <w:sz w:val="18"/>
                                  <w:szCs w:val="18"/>
                                </w:rPr>
                                <w:t>0.25° global</w:t>
                              </w:r>
                            </w:p>
                          </w:tc>
                          <w:tc>
                            <w:tcPr>
                              <w:tcW w:w="38.80pt" w:type="dxa"/>
                              <w:tcBorders>
                                <w:top w:val="single" w:sz="4" w:space="0" w:color="000000"/>
                              </w:tcBorders>
                            </w:tcPr>
                            <w:p w14:paraId="277AFED7" w14:textId="77777777" w:rsidR="005E5195" w:rsidRPr="006D2839" w:rsidRDefault="005E5195" w:rsidP="006D2839">
                              <w:pPr>
                                <w:jc w:val="start"/>
                                <w:rPr>
                                  <w:sz w:val="18"/>
                                  <w:szCs w:val="18"/>
                                </w:rPr>
                              </w:pPr>
                              <w:r w:rsidRPr="006D2839">
                                <w:rPr>
                                  <w:sz w:val="18"/>
                                  <w:szCs w:val="18"/>
                                </w:rPr>
                                <w:t>Monthly</w:t>
                              </w:r>
                            </w:p>
                          </w:tc>
                          <w:tc>
                            <w:tcPr>
                              <w:tcW w:w="26.70pt" w:type="dxa"/>
                              <w:tcBorders>
                                <w:top w:val="single" w:sz="4" w:space="0" w:color="000000"/>
                              </w:tcBorders>
                            </w:tcPr>
                            <w:p w14:paraId="348F4E81" w14:textId="77777777" w:rsidR="005E5195" w:rsidRPr="006D2839" w:rsidRDefault="005E5195" w:rsidP="006D2839">
                              <w:pPr>
                                <w:jc w:val="start"/>
                                <w:rPr>
                                  <w:sz w:val="18"/>
                                  <w:szCs w:val="18"/>
                                </w:rPr>
                              </w:pPr>
                              <w:r w:rsidRPr="006D2839">
                                <w:rPr>
                                  <w:sz w:val="18"/>
                                  <w:szCs w:val="18"/>
                                </w:rPr>
                                <w:t>36</w:t>
                              </w:r>
                            </w:p>
                          </w:tc>
                        </w:tr>
                        <w:tr w:rsidR="005E5195" w:rsidRPr="009F7804" w14:paraId="2C77B166" w14:textId="77777777" w:rsidTr="006D2839">
                          <w:trPr>
                            <w:trHeight w:val="206"/>
                          </w:trPr>
                          <w:tc>
                            <w:tcPr>
                              <w:tcW w:w="94.50pt" w:type="dxa"/>
                            </w:tcPr>
                            <w:p w14:paraId="19D658B9" w14:textId="77777777" w:rsidR="005E5195" w:rsidRPr="006D2839" w:rsidRDefault="005E5195" w:rsidP="006D2839">
                              <w:pPr>
                                <w:jc w:val="start"/>
                                <w:rPr>
                                  <w:sz w:val="18"/>
                                  <w:szCs w:val="18"/>
                                </w:rPr>
                              </w:pPr>
                              <w:r w:rsidRPr="006D2839">
                                <w:rPr>
                                  <w:sz w:val="18"/>
                                  <w:szCs w:val="18"/>
                                </w:rPr>
                                <w:t>NASS (Corn Prod.)</w:t>
                              </w:r>
                            </w:p>
                          </w:tc>
                          <w:tc>
                            <w:tcPr>
                              <w:tcW w:w="67.40pt" w:type="dxa"/>
                            </w:tcPr>
                            <w:p w14:paraId="4F167398" w14:textId="77777777" w:rsidR="005E5195" w:rsidRPr="006D2839" w:rsidRDefault="005E5195" w:rsidP="006D2839">
                              <w:pPr>
                                <w:jc w:val="start"/>
                                <w:rPr>
                                  <w:sz w:val="18"/>
                                  <w:szCs w:val="18"/>
                                </w:rPr>
                              </w:pPr>
                              <w:r w:rsidRPr="006D2839">
                                <w:rPr>
                                  <w:sz w:val="18"/>
                                  <w:szCs w:val="18"/>
                                </w:rPr>
                                <w:t>County-level</w:t>
                              </w:r>
                            </w:p>
                          </w:tc>
                          <w:tc>
                            <w:tcPr>
                              <w:tcW w:w="38.80pt" w:type="dxa"/>
                            </w:tcPr>
                            <w:p w14:paraId="2B5D6583" w14:textId="77777777" w:rsidR="005E5195" w:rsidRPr="006D2839" w:rsidRDefault="005E5195" w:rsidP="006D2839">
                              <w:pPr>
                                <w:jc w:val="start"/>
                                <w:rPr>
                                  <w:sz w:val="18"/>
                                  <w:szCs w:val="18"/>
                                </w:rPr>
                              </w:pPr>
                              <w:r w:rsidRPr="006D2839">
                                <w:rPr>
                                  <w:sz w:val="18"/>
                                  <w:szCs w:val="18"/>
                                </w:rPr>
                                <w:t>Annual</w:t>
                              </w:r>
                            </w:p>
                          </w:tc>
                          <w:tc>
                            <w:tcPr>
                              <w:tcW w:w="26.70pt" w:type="dxa"/>
                            </w:tcPr>
                            <w:p w14:paraId="390C1D85" w14:textId="77777777" w:rsidR="005E5195" w:rsidRPr="006D2839" w:rsidRDefault="005E5195" w:rsidP="006D2839">
                              <w:pPr>
                                <w:jc w:val="start"/>
                                <w:rPr>
                                  <w:sz w:val="18"/>
                                  <w:szCs w:val="18"/>
                                </w:rPr>
                              </w:pPr>
                              <w:r w:rsidRPr="006D2839">
                                <w:rPr>
                                  <w:sz w:val="18"/>
                                  <w:szCs w:val="18"/>
                                </w:rPr>
                                <w:t>2</w:t>
                              </w:r>
                            </w:p>
                          </w:tc>
                        </w:tr>
                        <w:tr w:rsidR="005E5195" w:rsidRPr="009F7804" w14:paraId="61CC5E23" w14:textId="77777777" w:rsidTr="006D2839">
                          <w:trPr>
                            <w:trHeight w:val="212"/>
                          </w:trPr>
                          <w:tc>
                            <w:tcPr>
                              <w:tcW w:w="94.50pt" w:type="dxa"/>
                            </w:tcPr>
                            <w:p w14:paraId="06DD6C14" w14:textId="77777777" w:rsidR="005E5195" w:rsidRPr="006D2839" w:rsidRDefault="005E5195" w:rsidP="006D2839">
                              <w:pPr>
                                <w:jc w:val="start"/>
                                <w:rPr>
                                  <w:sz w:val="18"/>
                                  <w:szCs w:val="18"/>
                                </w:rPr>
                              </w:pPr>
                              <w:r w:rsidRPr="006D2839">
                                <w:rPr>
                                  <w:sz w:val="18"/>
                                  <w:szCs w:val="18"/>
                                </w:rPr>
                                <w:t>EIA (Diesel Prices)</w:t>
                              </w:r>
                            </w:p>
                          </w:tc>
                          <w:tc>
                            <w:tcPr>
                              <w:tcW w:w="67.40pt" w:type="dxa"/>
                            </w:tcPr>
                            <w:p w14:paraId="7787DC75" w14:textId="77777777" w:rsidR="005E5195" w:rsidRPr="006D2839" w:rsidRDefault="005E5195" w:rsidP="006D2839">
                              <w:pPr>
                                <w:jc w:val="start"/>
                                <w:rPr>
                                  <w:sz w:val="18"/>
                                  <w:szCs w:val="18"/>
                                </w:rPr>
                              </w:pPr>
                              <w:r w:rsidRPr="006D2839">
                                <w:rPr>
                                  <w:sz w:val="18"/>
                                  <w:szCs w:val="18"/>
                                </w:rPr>
                                <w:t>National avg.</w:t>
                              </w:r>
                            </w:p>
                          </w:tc>
                          <w:tc>
                            <w:tcPr>
                              <w:tcW w:w="38.80pt" w:type="dxa"/>
                            </w:tcPr>
                            <w:p w14:paraId="32216041" w14:textId="77777777" w:rsidR="005E5195" w:rsidRPr="006D2839" w:rsidRDefault="005E5195" w:rsidP="006D2839">
                              <w:pPr>
                                <w:jc w:val="start"/>
                                <w:rPr>
                                  <w:sz w:val="18"/>
                                  <w:szCs w:val="18"/>
                                </w:rPr>
                              </w:pPr>
                              <w:r w:rsidRPr="006D2839">
                                <w:rPr>
                                  <w:sz w:val="18"/>
                                  <w:szCs w:val="18"/>
                                </w:rPr>
                                <w:t>Monthly</w:t>
                              </w:r>
                            </w:p>
                          </w:tc>
                          <w:tc>
                            <w:tcPr>
                              <w:tcW w:w="26.70pt" w:type="dxa"/>
                            </w:tcPr>
                            <w:p w14:paraId="457658E2" w14:textId="77777777" w:rsidR="005E5195" w:rsidRPr="006D2839" w:rsidRDefault="005E5195" w:rsidP="006D2839">
                              <w:pPr>
                                <w:jc w:val="start"/>
                                <w:rPr>
                                  <w:sz w:val="18"/>
                                  <w:szCs w:val="18"/>
                                </w:rPr>
                              </w:pPr>
                              <w:r w:rsidRPr="006D2839">
                                <w:rPr>
                                  <w:sz w:val="18"/>
                                  <w:szCs w:val="18"/>
                                </w:rPr>
                                <w:t>1</w:t>
                              </w:r>
                            </w:p>
                          </w:tc>
                        </w:tr>
                        <w:tr w:rsidR="005E5195" w:rsidRPr="009F7804" w14:paraId="3D3589DA" w14:textId="77777777" w:rsidTr="006D2839">
                          <w:trPr>
                            <w:trHeight w:val="212"/>
                          </w:trPr>
                          <w:tc>
                            <w:tcPr>
                              <w:tcW w:w="94.50pt" w:type="dxa"/>
                            </w:tcPr>
                            <w:p w14:paraId="784441D9" w14:textId="77777777" w:rsidR="005E5195" w:rsidRPr="006D2839" w:rsidRDefault="005E5195" w:rsidP="006D2839">
                              <w:pPr>
                                <w:jc w:val="start"/>
                                <w:rPr>
                                  <w:sz w:val="18"/>
                                  <w:szCs w:val="18"/>
                                </w:rPr>
                              </w:pPr>
                              <w:r w:rsidRPr="006D2839">
                                <w:rPr>
                                  <w:sz w:val="18"/>
                                  <w:szCs w:val="18"/>
                                </w:rPr>
                                <w:t>USDA ERS (Econ.)</w:t>
                              </w:r>
                            </w:p>
                          </w:tc>
                          <w:tc>
                            <w:tcPr>
                              <w:tcW w:w="67.40pt" w:type="dxa"/>
                            </w:tcPr>
                            <w:p w14:paraId="6D9F1991" w14:textId="77777777" w:rsidR="005E5195" w:rsidRPr="006D2839" w:rsidRDefault="005E5195" w:rsidP="006D2839">
                              <w:pPr>
                                <w:jc w:val="start"/>
                                <w:rPr>
                                  <w:sz w:val="18"/>
                                  <w:szCs w:val="18"/>
                                </w:rPr>
                              </w:pPr>
                              <w:r w:rsidRPr="006D2839">
                                <w:rPr>
                                  <w:sz w:val="18"/>
                                  <w:szCs w:val="18"/>
                                </w:rPr>
                                <w:t>County-level</w:t>
                              </w:r>
                            </w:p>
                          </w:tc>
                          <w:tc>
                            <w:tcPr>
                              <w:tcW w:w="38.80pt" w:type="dxa"/>
                            </w:tcPr>
                            <w:p w14:paraId="0BA4B3B5" w14:textId="77777777" w:rsidR="005E5195" w:rsidRPr="006D2839" w:rsidRDefault="005E5195" w:rsidP="006D2839">
                              <w:pPr>
                                <w:jc w:val="start"/>
                                <w:rPr>
                                  <w:sz w:val="18"/>
                                  <w:szCs w:val="18"/>
                                </w:rPr>
                              </w:pPr>
                              <w:r w:rsidRPr="006D2839">
                                <w:rPr>
                                  <w:sz w:val="18"/>
                                  <w:szCs w:val="18"/>
                                </w:rPr>
                                <w:t>Annual</w:t>
                              </w:r>
                            </w:p>
                          </w:tc>
                          <w:tc>
                            <w:tcPr>
                              <w:tcW w:w="26.70pt" w:type="dxa"/>
                            </w:tcPr>
                            <w:p w14:paraId="488EED1D" w14:textId="77777777" w:rsidR="005E5195" w:rsidRPr="006D2839" w:rsidRDefault="005E5195" w:rsidP="006D2839">
                              <w:pPr>
                                <w:jc w:val="start"/>
                                <w:rPr>
                                  <w:sz w:val="18"/>
                                  <w:szCs w:val="18"/>
                                </w:rPr>
                              </w:pPr>
                              <w:r w:rsidRPr="006D2839">
                                <w:rPr>
                                  <w:sz w:val="18"/>
                                  <w:szCs w:val="18"/>
                                </w:rPr>
                                <w:t>3</w:t>
                              </w:r>
                            </w:p>
                          </w:tc>
                        </w:tr>
                        <w:tr w:rsidR="005E5195" w:rsidRPr="009F7804" w14:paraId="0EF46B96" w14:textId="77777777" w:rsidTr="006D2839">
                          <w:trPr>
                            <w:trHeight w:val="212"/>
                          </w:trPr>
                          <w:tc>
                            <w:tcPr>
                              <w:tcW w:w="94.50pt" w:type="dxa"/>
                            </w:tcPr>
                            <w:p w14:paraId="49F636DA" w14:textId="77777777" w:rsidR="005E5195" w:rsidRPr="006D2839" w:rsidRDefault="005E5195" w:rsidP="006D2839">
                              <w:pPr>
                                <w:jc w:val="start"/>
                                <w:rPr>
                                  <w:sz w:val="18"/>
                                  <w:szCs w:val="18"/>
                                </w:rPr>
                              </w:pPr>
                              <w:r w:rsidRPr="006D2839">
                                <w:rPr>
                                  <w:sz w:val="18"/>
                                  <w:szCs w:val="18"/>
                                </w:rPr>
                                <w:t>Ethanol Distance</w:t>
                              </w:r>
                            </w:p>
                          </w:tc>
                          <w:tc>
                            <w:tcPr>
                              <w:tcW w:w="67.40pt" w:type="dxa"/>
                            </w:tcPr>
                            <w:p w14:paraId="05A32E0D" w14:textId="77777777" w:rsidR="005E5195" w:rsidRPr="006D2839" w:rsidRDefault="005E5195" w:rsidP="006D2839">
                              <w:pPr>
                                <w:jc w:val="start"/>
                                <w:rPr>
                                  <w:sz w:val="18"/>
                                  <w:szCs w:val="18"/>
                                </w:rPr>
                              </w:pPr>
                              <w:r w:rsidRPr="006D2839">
                                <w:rPr>
                                  <w:sz w:val="18"/>
                                  <w:szCs w:val="18"/>
                                </w:rPr>
                                <w:t>County centroid</w:t>
                              </w:r>
                            </w:p>
                          </w:tc>
                          <w:tc>
                            <w:tcPr>
                              <w:tcW w:w="38.80pt" w:type="dxa"/>
                            </w:tcPr>
                            <w:p w14:paraId="602A6EEE" w14:textId="77777777" w:rsidR="005E5195" w:rsidRPr="006D2839" w:rsidRDefault="005E5195" w:rsidP="006D2839">
                              <w:pPr>
                                <w:jc w:val="start"/>
                                <w:rPr>
                                  <w:sz w:val="18"/>
                                  <w:szCs w:val="18"/>
                                </w:rPr>
                              </w:pPr>
                              <w:r w:rsidRPr="006D2839">
                                <w:rPr>
                                  <w:sz w:val="18"/>
                                  <w:szCs w:val="18"/>
                                </w:rPr>
                                <w:t>Static</w:t>
                              </w:r>
                            </w:p>
                          </w:tc>
                          <w:tc>
                            <w:tcPr>
                              <w:tcW w:w="26.70pt" w:type="dxa"/>
                            </w:tcPr>
                            <w:p w14:paraId="56EE81DE" w14:textId="77777777" w:rsidR="005E5195" w:rsidRPr="006D2839" w:rsidRDefault="005E5195" w:rsidP="006D2839">
                              <w:pPr>
                                <w:jc w:val="start"/>
                                <w:rPr>
                                  <w:sz w:val="18"/>
                                  <w:szCs w:val="18"/>
                                </w:rPr>
                              </w:pPr>
                              <w:r w:rsidRPr="006D2839">
                                <w:rPr>
                                  <w:sz w:val="18"/>
                                  <w:szCs w:val="18"/>
                                </w:rPr>
                                <w:t>5*</w:t>
                              </w:r>
                            </w:p>
                          </w:tc>
                        </w:tr>
                        <w:tr w:rsidR="005E5195" w:rsidRPr="009F7804" w14:paraId="0284A90B" w14:textId="77777777" w:rsidTr="006D2839">
                          <w:trPr>
                            <w:trHeight w:val="244"/>
                          </w:trPr>
                          <w:tc>
                            <w:tcPr>
                              <w:tcW w:w="94.50pt" w:type="dxa"/>
                              <w:tcBorders>
                                <w:bottom w:val="single" w:sz="4" w:space="0" w:color="000000"/>
                              </w:tcBorders>
                            </w:tcPr>
                            <w:p w14:paraId="51D01AD4" w14:textId="77777777" w:rsidR="005E5195" w:rsidRPr="006D2839" w:rsidRDefault="005E5195" w:rsidP="006D2839">
                              <w:pPr>
                                <w:jc w:val="start"/>
                                <w:rPr>
                                  <w:sz w:val="18"/>
                                  <w:szCs w:val="18"/>
                                </w:rPr>
                              </w:pPr>
                              <w:r w:rsidRPr="006D2839">
                                <w:rPr>
                                  <w:sz w:val="18"/>
                                  <w:szCs w:val="18"/>
                                </w:rPr>
                                <w:t>PRISM (Climate)</w:t>
                              </w:r>
                            </w:p>
                          </w:tc>
                          <w:tc>
                            <w:tcPr>
                              <w:tcW w:w="67.40pt" w:type="dxa"/>
                              <w:tcBorders>
                                <w:bottom w:val="single" w:sz="4" w:space="0" w:color="000000"/>
                              </w:tcBorders>
                            </w:tcPr>
                            <w:p w14:paraId="37A21FD7" w14:textId="77777777" w:rsidR="005E5195" w:rsidRPr="006D2839" w:rsidRDefault="005E5195" w:rsidP="006D2839">
                              <w:pPr>
                                <w:jc w:val="start"/>
                                <w:rPr>
                                  <w:sz w:val="18"/>
                                  <w:szCs w:val="18"/>
                                </w:rPr>
                              </w:pPr>
                              <w:r w:rsidRPr="006D2839">
                                <w:rPr>
                                  <w:sz w:val="18"/>
                                  <w:szCs w:val="18"/>
                                </w:rPr>
                                <w:t>4km grid</w:t>
                              </w:r>
                            </w:p>
                          </w:tc>
                          <w:tc>
                            <w:tcPr>
                              <w:tcW w:w="38.80pt" w:type="dxa"/>
                              <w:tcBorders>
                                <w:bottom w:val="single" w:sz="4" w:space="0" w:color="000000"/>
                              </w:tcBorders>
                            </w:tcPr>
                            <w:p w14:paraId="61AC595D" w14:textId="77777777" w:rsidR="005E5195" w:rsidRPr="006D2839" w:rsidRDefault="005E5195" w:rsidP="006D2839">
                              <w:pPr>
                                <w:jc w:val="start"/>
                                <w:rPr>
                                  <w:sz w:val="18"/>
                                  <w:szCs w:val="18"/>
                                </w:rPr>
                              </w:pPr>
                              <w:r w:rsidRPr="006D2839">
                                <w:rPr>
                                  <w:sz w:val="18"/>
                                  <w:szCs w:val="18"/>
                                </w:rPr>
                                <w:t>Monthly</w:t>
                              </w:r>
                            </w:p>
                          </w:tc>
                          <w:tc>
                            <w:tcPr>
                              <w:tcW w:w="26.70pt" w:type="dxa"/>
                              <w:tcBorders>
                                <w:bottom w:val="single" w:sz="4" w:space="0" w:color="000000"/>
                              </w:tcBorders>
                            </w:tcPr>
                            <w:p w14:paraId="2BED31F5" w14:textId="77777777" w:rsidR="005E5195" w:rsidRPr="006D2839" w:rsidRDefault="005E5195" w:rsidP="006D2839">
                              <w:pPr>
                                <w:jc w:val="start"/>
                                <w:rPr>
                                  <w:sz w:val="18"/>
                                  <w:szCs w:val="18"/>
                                </w:rPr>
                              </w:pPr>
                              <w:r w:rsidRPr="006D2839">
                                <w:rPr>
                                  <w:sz w:val="18"/>
                                  <w:szCs w:val="18"/>
                                </w:rPr>
                                <w:t>7</w:t>
                              </w:r>
                            </w:p>
                          </w:tc>
                        </w:tr>
                        <w:tr w:rsidR="005E5195" w:rsidRPr="009F7804" w14:paraId="5D089EAD" w14:textId="77777777" w:rsidTr="006D2839">
                          <w:trPr>
                            <w:trHeight w:val="236"/>
                          </w:trPr>
                          <w:tc>
                            <w:tcPr>
                              <w:tcW w:w="94.50pt" w:type="dxa"/>
                              <w:tcBorders>
                                <w:top w:val="single" w:sz="4" w:space="0" w:color="000000"/>
                              </w:tcBorders>
                            </w:tcPr>
                            <w:p w14:paraId="3655BCAD" w14:textId="77777777" w:rsidR="005E5195" w:rsidRPr="006D2839" w:rsidRDefault="005E5195" w:rsidP="006D2839">
                              <w:pPr>
                                <w:jc w:val="start"/>
                                <w:rPr>
                                  <w:b/>
                                  <w:bCs/>
                                  <w:sz w:val="18"/>
                                  <w:szCs w:val="18"/>
                                </w:rPr>
                              </w:pPr>
                              <w:r w:rsidRPr="006D2839">
                                <w:rPr>
                                  <w:b/>
                                  <w:bCs/>
                                  <w:sz w:val="18"/>
                                  <w:szCs w:val="18"/>
                                </w:rPr>
                                <w:t>Total Raw</w:t>
                              </w:r>
                            </w:p>
                          </w:tc>
                          <w:tc>
                            <w:tcPr>
                              <w:tcW w:w="67.40pt" w:type="dxa"/>
                              <w:tcBorders>
                                <w:top w:val="single" w:sz="4" w:space="0" w:color="000000"/>
                              </w:tcBorders>
                            </w:tcPr>
                            <w:p w14:paraId="1233FCBD" w14:textId="77777777" w:rsidR="005E5195" w:rsidRPr="006D2839" w:rsidRDefault="005E5195" w:rsidP="006D2839">
                              <w:pPr>
                                <w:jc w:val="start"/>
                                <w:rPr>
                                  <w:sz w:val="18"/>
                                  <w:szCs w:val="18"/>
                                </w:rPr>
                              </w:pPr>
                              <w:r w:rsidRPr="006D2839">
                                <w:rPr>
                                  <w:sz w:val="18"/>
                                  <w:szCs w:val="18"/>
                                </w:rPr>
                                <w:t>-</w:t>
                              </w:r>
                            </w:p>
                          </w:tc>
                          <w:tc>
                            <w:tcPr>
                              <w:tcW w:w="38.80pt" w:type="dxa"/>
                              <w:tcBorders>
                                <w:top w:val="single" w:sz="4" w:space="0" w:color="000000"/>
                              </w:tcBorders>
                            </w:tcPr>
                            <w:p w14:paraId="6F739881" w14:textId="77777777" w:rsidR="005E5195" w:rsidRPr="006D2839" w:rsidRDefault="005E5195" w:rsidP="006D2839">
                              <w:pPr>
                                <w:jc w:val="start"/>
                                <w:rPr>
                                  <w:sz w:val="18"/>
                                  <w:szCs w:val="18"/>
                                </w:rPr>
                              </w:pPr>
                              <w:r w:rsidRPr="006D2839">
                                <w:rPr>
                                  <w:sz w:val="18"/>
                                  <w:szCs w:val="18"/>
                                </w:rPr>
                                <w:t>-</w:t>
                              </w:r>
                            </w:p>
                          </w:tc>
                          <w:tc>
                            <w:tcPr>
                              <w:tcW w:w="26.70pt" w:type="dxa"/>
                              <w:tcBorders>
                                <w:top w:val="single" w:sz="4" w:space="0" w:color="000000"/>
                              </w:tcBorders>
                            </w:tcPr>
                            <w:p w14:paraId="40AE6F65" w14:textId="77777777" w:rsidR="005E5195" w:rsidRPr="006D2839" w:rsidRDefault="005E5195" w:rsidP="006D2839">
                              <w:pPr>
                                <w:jc w:val="start"/>
                                <w:rPr>
                                  <w:b/>
                                  <w:bCs/>
                                  <w:sz w:val="18"/>
                                  <w:szCs w:val="18"/>
                                </w:rPr>
                              </w:pPr>
                              <w:r w:rsidRPr="006D2839">
                                <w:rPr>
                                  <w:b/>
                                  <w:bCs/>
                                  <w:sz w:val="18"/>
                                  <w:szCs w:val="18"/>
                                </w:rPr>
                                <w:t>50</w:t>
                              </w:r>
                            </w:p>
                          </w:tc>
                        </w:tr>
                        <w:tr w:rsidR="005E5195" w:rsidRPr="009F7804" w14:paraId="0EDC81DB" w14:textId="77777777" w:rsidTr="006D2839">
                          <w:trPr>
                            <w:trHeight w:val="225"/>
                          </w:trPr>
                          <w:tc>
                            <w:tcPr>
                              <w:tcW w:w="94.50pt" w:type="dxa"/>
                            </w:tcPr>
                            <w:p w14:paraId="2EBC3A7A" w14:textId="77777777" w:rsidR="005E5195" w:rsidRPr="006D2839" w:rsidRDefault="005E5195" w:rsidP="006D2839">
                              <w:pPr>
                                <w:jc w:val="start"/>
                                <w:rPr>
                                  <w:b/>
                                  <w:bCs/>
                                  <w:sz w:val="18"/>
                                  <w:szCs w:val="18"/>
                                </w:rPr>
                              </w:pPr>
                              <w:r w:rsidRPr="006D2839">
                                <w:rPr>
                                  <w:b/>
                                  <w:bCs/>
                                  <w:sz w:val="18"/>
                                  <w:szCs w:val="18"/>
                                </w:rPr>
                                <w:t>Engineered</w:t>
                              </w:r>
                            </w:p>
                          </w:tc>
                          <w:tc>
                            <w:tcPr>
                              <w:tcW w:w="67.40pt" w:type="dxa"/>
                            </w:tcPr>
                            <w:p w14:paraId="061C15D1" w14:textId="77777777" w:rsidR="005E5195" w:rsidRPr="006D2839" w:rsidRDefault="005E5195" w:rsidP="006D2839">
                              <w:pPr>
                                <w:jc w:val="start"/>
                                <w:rPr>
                                  <w:sz w:val="18"/>
                                  <w:szCs w:val="18"/>
                                </w:rPr>
                              </w:pPr>
                              <w:r w:rsidRPr="006D2839">
                                <w:rPr>
                                  <w:sz w:val="18"/>
                                  <w:szCs w:val="18"/>
                                </w:rPr>
                                <w:t>-</w:t>
                              </w:r>
                            </w:p>
                          </w:tc>
                          <w:tc>
                            <w:tcPr>
                              <w:tcW w:w="38.80pt" w:type="dxa"/>
                            </w:tcPr>
                            <w:p w14:paraId="7E7DAEF1" w14:textId="77777777" w:rsidR="005E5195" w:rsidRPr="006D2839" w:rsidRDefault="005E5195" w:rsidP="006D2839">
                              <w:pPr>
                                <w:jc w:val="start"/>
                                <w:rPr>
                                  <w:sz w:val="18"/>
                                  <w:szCs w:val="18"/>
                                </w:rPr>
                              </w:pPr>
                              <w:r w:rsidRPr="006D2839">
                                <w:rPr>
                                  <w:sz w:val="18"/>
                                  <w:szCs w:val="18"/>
                                </w:rPr>
                                <w:t>-</w:t>
                              </w:r>
                            </w:p>
                          </w:tc>
                          <w:tc>
                            <w:tcPr>
                              <w:tcW w:w="26.70pt" w:type="dxa"/>
                            </w:tcPr>
                            <w:p w14:paraId="36AD4059" w14:textId="77777777" w:rsidR="005E5195" w:rsidRPr="006D2839" w:rsidRDefault="005E5195" w:rsidP="006D2839">
                              <w:pPr>
                                <w:jc w:val="start"/>
                                <w:rPr>
                                  <w:b/>
                                  <w:bCs/>
                                  <w:sz w:val="18"/>
                                  <w:szCs w:val="18"/>
                                </w:rPr>
                              </w:pPr>
                              <w:r w:rsidRPr="006D2839">
                                <w:rPr>
                                  <w:b/>
                                  <w:bCs/>
                                  <w:sz w:val="18"/>
                                  <w:szCs w:val="18"/>
                                </w:rPr>
                                <w:t>14</w:t>
                              </w:r>
                            </w:p>
                          </w:tc>
                        </w:tr>
                        <w:tr w:rsidR="005E5195" w:rsidRPr="009F7804" w14:paraId="5740DBD6" w14:textId="77777777" w:rsidTr="006D2839">
                          <w:trPr>
                            <w:trHeight w:val="244"/>
                          </w:trPr>
                          <w:tc>
                            <w:tcPr>
                              <w:tcW w:w="94.50pt" w:type="dxa"/>
                              <w:tcBorders>
                                <w:bottom w:val="single" w:sz="6" w:space="0" w:color="000000"/>
                              </w:tcBorders>
                            </w:tcPr>
                            <w:p w14:paraId="3C6E71C5" w14:textId="77777777" w:rsidR="005E5195" w:rsidRPr="006D2839" w:rsidRDefault="005E5195" w:rsidP="006D2839">
                              <w:pPr>
                                <w:jc w:val="start"/>
                                <w:rPr>
                                  <w:b/>
                                  <w:bCs/>
                                  <w:sz w:val="18"/>
                                  <w:szCs w:val="18"/>
                                </w:rPr>
                              </w:pPr>
                              <w:r w:rsidRPr="006D2839">
                                <w:rPr>
                                  <w:b/>
                                  <w:bCs/>
                                  <w:sz w:val="18"/>
                                  <w:szCs w:val="18"/>
                                </w:rPr>
                                <w:t>Final Features</w:t>
                              </w:r>
                            </w:p>
                          </w:tc>
                          <w:tc>
                            <w:tcPr>
                              <w:tcW w:w="67.40pt" w:type="dxa"/>
                              <w:tcBorders>
                                <w:bottom w:val="single" w:sz="6" w:space="0" w:color="000000"/>
                              </w:tcBorders>
                            </w:tcPr>
                            <w:p w14:paraId="740F69C8" w14:textId="77777777" w:rsidR="005E5195" w:rsidRPr="006D2839" w:rsidRDefault="005E5195" w:rsidP="006D2839">
                              <w:pPr>
                                <w:jc w:val="start"/>
                                <w:rPr>
                                  <w:sz w:val="18"/>
                                  <w:szCs w:val="18"/>
                                </w:rPr>
                              </w:pPr>
                              <w:r w:rsidRPr="006D2839">
                                <w:rPr>
                                  <w:sz w:val="18"/>
                                  <w:szCs w:val="18"/>
                                </w:rPr>
                                <w:t>-</w:t>
                              </w:r>
                            </w:p>
                          </w:tc>
                          <w:tc>
                            <w:tcPr>
                              <w:tcW w:w="38.80pt" w:type="dxa"/>
                              <w:tcBorders>
                                <w:bottom w:val="single" w:sz="6" w:space="0" w:color="000000"/>
                              </w:tcBorders>
                            </w:tcPr>
                            <w:p w14:paraId="0E5A07FC" w14:textId="77777777" w:rsidR="005E5195" w:rsidRPr="006D2839" w:rsidRDefault="005E5195" w:rsidP="006D2839">
                              <w:pPr>
                                <w:jc w:val="start"/>
                                <w:rPr>
                                  <w:sz w:val="18"/>
                                  <w:szCs w:val="18"/>
                                </w:rPr>
                              </w:pPr>
                              <w:r w:rsidRPr="006D2839">
                                <w:rPr>
                                  <w:sz w:val="18"/>
                                  <w:szCs w:val="18"/>
                                </w:rPr>
                                <w:t>-</w:t>
                              </w:r>
                            </w:p>
                          </w:tc>
                          <w:tc>
                            <w:tcPr>
                              <w:tcW w:w="26.70pt" w:type="dxa"/>
                              <w:tcBorders>
                                <w:bottom w:val="single" w:sz="6" w:space="0" w:color="000000"/>
                              </w:tcBorders>
                            </w:tcPr>
                            <w:p w14:paraId="2EF0F86F" w14:textId="77777777" w:rsidR="005E5195" w:rsidRPr="006D2839" w:rsidRDefault="005E5195" w:rsidP="006D2839">
                              <w:pPr>
                                <w:jc w:val="start"/>
                                <w:rPr>
                                  <w:b/>
                                  <w:bCs/>
                                  <w:sz w:val="18"/>
                                  <w:szCs w:val="18"/>
                                </w:rPr>
                              </w:pPr>
                              <w:r w:rsidRPr="006D2839">
                                <w:rPr>
                                  <w:b/>
                                  <w:bCs/>
                                  <w:sz w:val="18"/>
                                  <w:szCs w:val="18"/>
                                </w:rPr>
                                <w:t>64</w:t>
                              </w:r>
                            </w:p>
                          </w:tc>
                        </w:tr>
                      </w:tbl>
                      <w:p w14:paraId="67326E1F" w14:textId="7D4FDCD2" w:rsidR="00B364E5" w:rsidRPr="001A5146" w:rsidRDefault="00B47017" w:rsidP="001A5146">
                        <w:pPr>
                          <w:jc w:val="both"/>
                          <w:rPr>
                            <w:i/>
                            <w:iCs/>
                            <w:sz w:val="16"/>
                            <w:szCs w:val="16"/>
                          </w:rPr>
                        </w:pPr>
                        <w:r w:rsidRPr="00B47017">
                          <w:rPr>
                            <w:i/>
                            <w:iCs/>
                            <w:sz w:val="16"/>
                            <w:szCs w:val="16"/>
                          </w:rPr>
                          <w:t>*</w:t>
                        </w:r>
                        <w:r w:rsidR="009A1583" w:rsidRPr="00B47017">
                          <w:rPr>
                            <w:i/>
                            <w:iCs/>
                            <w:sz w:val="16"/>
                            <w:szCs w:val="16"/>
                          </w:rPr>
                          <w:t xml:space="preserve">Includes </w:t>
                        </w:r>
                        <w:r w:rsidRPr="00B47017">
                          <w:rPr>
                            <w:i/>
                            <w:iCs/>
                            <w:sz w:val="16"/>
                            <w:szCs w:val="16"/>
                          </w:rPr>
                          <w:t>1 continuous + 4 one-hot categories</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9879EE" w:rsidRPr="001A5146">
        <w:t xml:space="preserve">Machine learning has improved agricultural yield prediction by using data-driven modeling of complex, nonlinear relationships. Random Forest (RF) has been widely applied for its interpretability and robustness [11]. Gradient Boosting methods including </w:t>
      </w:r>
      <w:proofErr w:type="spellStart"/>
      <w:r w:rsidR="009879EE" w:rsidRPr="001A5146">
        <w:t>XGBoost</w:t>
      </w:r>
      <w:proofErr w:type="spellEnd"/>
      <w:r w:rsidR="009879EE" w:rsidRPr="001A5146">
        <w:t xml:space="preserve"> [3] and </w:t>
      </w:r>
      <w:proofErr w:type="spellStart"/>
      <w:r w:rsidR="009879EE" w:rsidRPr="001A5146">
        <w:t>LightGBM</w:t>
      </w:r>
      <w:proofErr w:type="spellEnd"/>
      <w:r w:rsidR="009879EE" w:rsidRPr="001A5146">
        <w:t xml:space="preserve"> [8] demonstrate superior performance for tabular regression tasks through sequential error correction. Deep Learning approaches such as CNNs [10, 14] and LSTMs often require large datasets and may not align well with tabular agricultural data where independent samples (counties, years) are more common than true temporal sequences.</w:t>
      </w:r>
    </w:p>
    <w:p w14:paraId="6333E7E2" w14:textId="6DF20FCD" w:rsidR="00DE3078" w:rsidRPr="002937E8" w:rsidRDefault="009879EE" w:rsidP="009879EE">
      <w:pPr>
        <w:pStyle w:val="p1a"/>
        <w:ind w:firstLine="10.80pt"/>
        <w:rPr>
          <w:sz w:val="18"/>
          <w:szCs w:val="18"/>
        </w:rPr>
      </w:pPr>
      <w:r w:rsidRPr="001A5146">
        <w:t xml:space="preserve">Agricultural yield is impacted by environmental conditions, economic factors (e.g., commodity prices, fuel costs, and government support programs), technological </w:t>
      </w:r>
      <w:r w:rsidRPr="001A5146">
        <w:t>advances, and policy influences [4, 6]. Recent research trends emphasize the integration of heterogeneous data sources beyond satellite-derived environmental variables to reflect this. Soil property databases, crop</w:t>
      </w:r>
      <w:r w:rsidR="00782B06" w:rsidRPr="001A5146">
        <w:t>-</w:t>
      </w:r>
      <w:r w:rsidRPr="001A5146">
        <w:t xml:space="preserve">specific datasets, and market logistics data provide additional context. Many of the prior studies rely on environmental/remote sensing data and focus on single algorithms or limited comparisons, rather than incorporating economic and infrastructure </w:t>
      </w:r>
      <w:r w:rsidR="00782B06" w:rsidRPr="001A5146">
        <w:t>related variables</w:t>
      </w:r>
      <w:r w:rsidRPr="001A5146">
        <w:t xml:space="preserve"> at the county level. </w:t>
      </w:r>
      <w:commentRangeStart w:id="0"/>
      <w:commentRangeStart w:id="1"/>
      <w:r w:rsidR="00782B06" w:rsidRPr="001A5146">
        <w:t>This</w:t>
      </w:r>
      <w:r w:rsidRPr="001A5146">
        <w:t xml:space="preserve"> work is novel in combining environmental, agricultural, and economic/infrastructure data at the county level in Minnesota, and in analyzing performance without acres planted, demonstrating compensatory mechanisms when primary features are unavailable</w:t>
      </w:r>
      <w:commentRangeEnd w:id="0"/>
      <w:r w:rsidR="00180C3E">
        <w:rPr>
          <w:rStyle w:val="CommentReference"/>
          <w:rFonts w:eastAsia="SimSun"/>
        </w:rPr>
        <w:commentReference w:id="0"/>
      </w:r>
      <w:commentRangeEnd w:id="1"/>
      <w:r w:rsidR="00180C3E">
        <w:rPr>
          <w:rStyle w:val="CommentReference"/>
          <w:rFonts w:eastAsia="SimSun"/>
        </w:rPr>
        <w:commentReference w:id="1"/>
      </w:r>
      <w:r w:rsidRPr="001A5146">
        <w:t>.</w:t>
      </w:r>
    </w:p>
    <w:p w14:paraId="17F150FC" w14:textId="18C2C5C2" w:rsidR="009303D9" w:rsidRPr="001A5146" w:rsidRDefault="002F5877" w:rsidP="00DE3078">
      <w:pPr>
        <w:pStyle w:val="Heading1"/>
        <w:rPr>
          <w:color w:val="000000" w:themeColor="text1"/>
        </w:rPr>
      </w:pPr>
      <w:r w:rsidRPr="001A5146">
        <w:rPr>
          <w:color w:val="000000" w:themeColor="text1"/>
        </w:rPr>
        <w:t xml:space="preserve">Corn Production </w:t>
      </w:r>
      <w:r w:rsidR="005F7017" w:rsidRPr="001A5146">
        <w:rPr>
          <w:color w:val="000000" w:themeColor="text1"/>
        </w:rPr>
        <w:t>Dataset Construction</w:t>
      </w:r>
    </w:p>
    <w:p w14:paraId="7E6FE919" w14:textId="2E8511F9" w:rsidR="005D4131" w:rsidRPr="001A5146" w:rsidRDefault="005D4131" w:rsidP="005D4131">
      <w:pPr>
        <w:pStyle w:val="p1a"/>
        <w:ind w:firstLine="10.80pt"/>
      </w:pPr>
      <w:r w:rsidRPr="001A5146">
        <w:t xml:space="preserve">Given features </w:t>
      </w:r>
      <w:proofErr w:type="spellStart"/>
      <w:r w:rsidRPr="001A5146">
        <w:rPr>
          <w:b/>
          <w:bCs/>
        </w:rPr>
        <w:t>x</w:t>
      </w:r>
      <w:r w:rsidRPr="001A5146">
        <w:rPr>
          <w:b/>
          <w:bCs/>
          <w:vertAlign w:val="subscript"/>
        </w:rPr>
        <w:t>c,t</w:t>
      </w:r>
      <w:proofErr w:type="spellEnd"/>
      <w:r w:rsidRPr="001A5146">
        <w:t xml:space="preserve"> for county c in year t, we predict total corn production </w:t>
      </w:r>
      <w:proofErr w:type="spellStart"/>
      <w:r w:rsidRPr="001A5146">
        <w:rPr>
          <w:b/>
          <w:bCs/>
          <w:i/>
          <w:iCs/>
        </w:rPr>
        <w:t>y</w:t>
      </w:r>
      <w:r w:rsidRPr="001A5146">
        <w:rPr>
          <w:b/>
          <w:bCs/>
          <w:i/>
          <w:iCs/>
          <w:vertAlign w:val="subscript"/>
        </w:rPr>
        <w:t>c,t</w:t>
      </w:r>
      <w:proofErr w:type="spellEnd"/>
      <w:r w:rsidRPr="001A5146">
        <w:t xml:space="preserve"> (bushels). </w:t>
      </w:r>
      <w:r w:rsidR="00232C9F" w:rsidRPr="001A5146">
        <w:t>We constructed the</w:t>
      </w:r>
      <w:r w:rsidRPr="001A5146">
        <w:t xml:space="preserve"> dataset </w:t>
      </w:r>
      <w:r w:rsidR="00232C9F" w:rsidRPr="001A5146">
        <w:t xml:space="preserve">by </w:t>
      </w:r>
      <w:r w:rsidRPr="001A5146">
        <w:t>integrat</w:t>
      </w:r>
      <w:r w:rsidR="00232C9F" w:rsidRPr="001A5146">
        <w:t>ing data from</w:t>
      </w:r>
      <w:r w:rsidRPr="001A5146">
        <w:t xml:space="preserve"> </w:t>
      </w:r>
      <w:r w:rsidR="00D40B78" w:rsidRPr="001A5146">
        <w:t>five</w:t>
      </w:r>
      <w:r w:rsidRPr="001A5146">
        <w:t xml:space="preserve"> primary data sources</w:t>
      </w:r>
      <w:r w:rsidR="00232C9F" w:rsidRPr="001A5146">
        <w:t>. The</w:t>
      </w:r>
      <w:r w:rsidR="0007732C" w:rsidRPr="001A5146">
        <w:t xml:space="preserve"> data is then</w:t>
      </w:r>
      <w:r w:rsidRPr="001A5146">
        <w:t xml:space="preserve"> consolidated at the county-year level using Federal Information Processing Standard (FIPS) codes for Minnesota counties (27001-27171).</w:t>
      </w:r>
      <w:r w:rsidR="0002368F" w:rsidRPr="001A5146">
        <w:t xml:space="preserve"> </w:t>
      </w:r>
      <w:r w:rsidR="0002368F" w:rsidRPr="0058393C">
        <w:t xml:space="preserve">The consolidation process employs left joins to preserve all base observations while integrating supplementary data sources, with temporal alignment ensuring </w:t>
      </w:r>
      <w:bookmarkStart w:id="2" w:name="Base_Dataset:_GLDAS_Environmental_Variab"/>
      <w:bookmarkEnd w:id="2"/>
      <w:r w:rsidR="0002368F" w:rsidRPr="0058393C">
        <w:t>proper matching of monthly and yearly aggregations.</w:t>
      </w:r>
      <w:r w:rsidR="0007732C" w:rsidRPr="001A5146">
        <w:t xml:space="preserve"> The following subsections </w:t>
      </w:r>
      <w:r w:rsidR="009742A6" w:rsidRPr="001A5146">
        <w:t>discuss</w:t>
      </w:r>
      <w:r w:rsidR="0007732C" w:rsidRPr="001A5146">
        <w:t xml:space="preserve"> the dataset construction process in detail.</w:t>
      </w:r>
    </w:p>
    <w:p w14:paraId="218D7E6E" w14:textId="670ECB89" w:rsidR="2F2F683D" w:rsidRPr="001A5146" w:rsidRDefault="003D2F88" w:rsidP="2F2F683D">
      <w:pPr>
        <w:pStyle w:val="Heading2"/>
        <w:rPr>
          <w:color w:val="000000" w:themeColor="text1"/>
        </w:rPr>
      </w:pPr>
      <w:r w:rsidRPr="001A5146">
        <w:rPr>
          <w:color w:val="000000" w:themeColor="text1"/>
        </w:rPr>
        <w:t xml:space="preserve">Environmental </w:t>
      </w:r>
      <w:r w:rsidR="003E3EC1" w:rsidRPr="001A5146">
        <w:rPr>
          <w:color w:val="000000" w:themeColor="text1"/>
        </w:rPr>
        <w:t>Data</w:t>
      </w:r>
      <w:r w:rsidR="00C00C6A" w:rsidRPr="001A5146">
        <w:rPr>
          <w:color w:val="000000" w:themeColor="text1"/>
        </w:rPr>
        <w:t xml:space="preserve"> from GLDAS</w:t>
      </w:r>
    </w:p>
    <w:p w14:paraId="5A5885B2" w14:textId="121C325C" w:rsidR="00857D29" w:rsidRPr="0058393C" w:rsidRDefault="007B102F" w:rsidP="00857D29">
      <w:pPr>
        <w:pStyle w:val="BodyText"/>
        <w:rPr>
          <w:rFonts w:eastAsia="Times New Roman"/>
          <w:spacing w:val="0"/>
          <w:lang w:val="en-US" w:eastAsia="en-US"/>
        </w:rPr>
      </w:pPr>
      <w:r w:rsidRPr="0058393C">
        <w:rPr>
          <w:rFonts w:eastAsia="Times New Roman"/>
          <w:spacing w:val="0"/>
          <w:lang w:val="en-US" w:eastAsia="en-US"/>
        </w:rPr>
        <w:t xml:space="preserve">The GLDAS environmental variables were obtained from NASA Goddard Earth Sciences Data and Information Services Center (GES DISC) data portal [9]. GLDAS synthesizes data from multiple satellite sensors including MODIS, AMSRE, and ground-based weather stations, producing land surface variables at 0.25° spatial resolution globally [12]. </w:t>
      </w:r>
      <w:r w:rsidR="007919CC" w:rsidRPr="0058393C">
        <w:rPr>
          <w:rFonts w:eastAsia="Times New Roman"/>
          <w:spacing w:val="0"/>
          <w:lang w:val="en-US" w:eastAsia="en-US"/>
        </w:rPr>
        <w:t>The m</w:t>
      </w:r>
      <w:r w:rsidRPr="0058393C">
        <w:rPr>
          <w:rFonts w:eastAsia="Times New Roman"/>
          <w:spacing w:val="0"/>
          <w:lang w:val="en-US" w:eastAsia="en-US"/>
        </w:rPr>
        <w:t>onthly GLDAS data was downloaded and aggregated to annual resolution for each county by computing means for continuous variables and appropriate aggregations for accumulated variables, providing environmental context for growing season conditions.</w:t>
      </w:r>
    </w:p>
    <w:p w14:paraId="5082AC29" w14:textId="16EF10A0" w:rsidR="007B102F" w:rsidRPr="001A5146" w:rsidRDefault="007B102F" w:rsidP="00857D29">
      <w:pPr>
        <w:pStyle w:val="BodyText"/>
        <w:rPr>
          <w:color w:val="000000" w:themeColor="text1"/>
          <w:lang w:val="en-US"/>
        </w:rPr>
      </w:pPr>
      <w:r w:rsidRPr="0058393C">
        <w:rPr>
          <w:rFonts w:eastAsia="Times New Roman"/>
          <w:spacing w:val="0"/>
          <w:lang w:val="en-US" w:eastAsia="en-US"/>
        </w:rPr>
        <w:t xml:space="preserve">The </w:t>
      </w:r>
      <w:r w:rsidRPr="00F27759">
        <w:rPr>
          <w:rFonts w:eastAsia="Times New Roman"/>
          <w:spacing w:val="0"/>
          <w:highlight w:val="yellow"/>
          <w:lang w:val="en-US" w:eastAsia="en-US"/>
        </w:rPr>
        <w:t>dataset</w:t>
      </w:r>
      <w:r w:rsidRPr="0058393C">
        <w:rPr>
          <w:rFonts w:eastAsia="Times New Roman"/>
          <w:spacing w:val="0"/>
          <w:lang w:val="en-US" w:eastAsia="en-US"/>
        </w:rPr>
        <w:t xml:space="preserve"> includes 36 GLDAS-derived features across multiple categories: atmospheric variables (air temperature, surface pressure, wind speed, specific humidity), radiation variables (longwave and shortwave downward radiation), evapotranspiration components (bare soil evaporation, canopy evaporation, total evaporation), soil variables at multiple depths (0-10cm, 10-40cm, 40-100cm, 100-200cm) including moisture and temperature, surface variables </w:t>
      </w:r>
      <w:r w:rsidRPr="0058393C">
        <w:rPr>
          <w:rFonts w:eastAsia="Times New Roman"/>
          <w:spacing w:val="0"/>
          <w:lang w:val="en-US" w:eastAsia="en-US"/>
        </w:rPr>
        <w:lastRenderedPageBreak/>
        <w:t>(albedo, average surface temperature, canopy interception, vegetation temperature), and hydrological variables (surface runoff, subsurface runoff, snow depth, snow water equivalent).</w:t>
      </w:r>
    </w:p>
    <w:p w14:paraId="25BE6ACB" w14:textId="381C02B8" w:rsidR="2F2F683D" w:rsidRPr="00C44AD3" w:rsidRDefault="003E3EC1" w:rsidP="2F2F683D">
      <w:pPr>
        <w:pStyle w:val="Heading2"/>
        <w:rPr>
          <w:color w:val="000000" w:themeColor="text1"/>
        </w:rPr>
      </w:pPr>
      <w:r w:rsidRPr="00C44AD3">
        <w:rPr>
          <w:color w:val="000000" w:themeColor="text1"/>
        </w:rPr>
        <w:t>Corn Production Data</w:t>
      </w:r>
      <w:r w:rsidR="00C00C6A" w:rsidRPr="00C44AD3">
        <w:rPr>
          <w:color w:val="000000" w:themeColor="text1"/>
        </w:rPr>
        <w:t xml:space="preserve"> from </w:t>
      </w:r>
      <w:r w:rsidR="00C25F5E" w:rsidRPr="00C44AD3">
        <w:rPr>
          <w:color w:val="000000" w:themeColor="text1"/>
        </w:rPr>
        <w:t xml:space="preserve">USDA </w:t>
      </w:r>
      <w:r w:rsidR="00C00C6A" w:rsidRPr="00C44AD3">
        <w:rPr>
          <w:color w:val="000000" w:themeColor="text1"/>
        </w:rPr>
        <w:t>NASS</w:t>
      </w:r>
    </w:p>
    <w:p w14:paraId="1D5B11AE" w14:textId="4882BFC8" w:rsidR="00C25F5E" w:rsidRPr="0058393C" w:rsidRDefault="00C25F5E" w:rsidP="005A79DC">
      <w:pPr>
        <w:pStyle w:val="p1a"/>
        <w:ind w:firstLine="10.80pt"/>
      </w:pPr>
      <w:r w:rsidRPr="0058393C">
        <w:t xml:space="preserve">Annual county-level corn production data were obtained from the USDA NASS Quick Stats database [17]. The data were accessed through the NASS Quick Stats web interface and filtered for </w:t>
      </w:r>
      <w:r w:rsidR="003D1840" w:rsidRPr="0058393C">
        <w:t>“</w:t>
      </w:r>
      <w:r w:rsidRPr="0058393C">
        <w:t xml:space="preserve">ACRES PLANTED” data items. FIPS codes were constructed by combining State ANSI code (27 for Minnesota) with County ANSI code, converted to numeric format and zero-padded to 3 digits. The dataset includes </w:t>
      </w:r>
      <w:r w:rsidR="00EF303E" w:rsidRPr="0058393C">
        <w:t xml:space="preserve">annual </w:t>
      </w:r>
      <w:r w:rsidRPr="0058393C">
        <w:t xml:space="preserve">corn production </w:t>
      </w:r>
      <w:r w:rsidR="00EC09C7" w:rsidRPr="0058393C">
        <w:t xml:space="preserve">in </w:t>
      </w:r>
      <w:r w:rsidRPr="0058393C">
        <w:t>bu</w:t>
      </w:r>
      <w:r w:rsidR="00EC09C7" w:rsidRPr="0058393C">
        <w:t>shels</w:t>
      </w:r>
      <w:r w:rsidR="00EF303E" w:rsidRPr="0058393C">
        <w:t xml:space="preserve"> (</w:t>
      </w:r>
      <w:proofErr w:type="spellStart"/>
      <w:r w:rsidR="00EF303E" w:rsidRPr="0058393C">
        <w:t>bu</w:t>
      </w:r>
      <w:proofErr w:type="spellEnd"/>
      <w:r w:rsidR="00EF303E" w:rsidRPr="0058393C">
        <w:t>)</w:t>
      </w:r>
      <w:r w:rsidRPr="0058393C">
        <w:t xml:space="preserve"> per county, which serves as our target variable. </w:t>
      </w:r>
      <w:r w:rsidR="003E6C09" w:rsidRPr="0058393C">
        <w:t>W</w:t>
      </w:r>
      <w:r w:rsidRPr="0058393C">
        <w:t xml:space="preserve">hile NASS also provides acres planted data, we do not use acres planted as an input feature in </w:t>
      </w:r>
      <w:r w:rsidR="00FD516C" w:rsidRPr="0058393C">
        <w:t>our</w:t>
      </w:r>
      <w:r w:rsidRPr="0058393C">
        <w:t xml:space="preserve"> experiments. </w:t>
      </w:r>
      <w:r w:rsidR="00DB15AC" w:rsidRPr="0058393C">
        <w:t>The data is collected for year</w:t>
      </w:r>
      <w:r w:rsidRPr="0058393C">
        <w:t xml:space="preserve"> 2000-2023</w:t>
      </w:r>
      <w:r w:rsidR="00DB15AC" w:rsidRPr="0058393C">
        <w:t>.</w:t>
      </w:r>
      <w:r w:rsidRPr="0058393C">
        <w:t xml:space="preserve"> </w:t>
      </w:r>
    </w:p>
    <w:p w14:paraId="6F3EFCB9" w14:textId="205448BC" w:rsidR="007705C3" w:rsidRPr="00C44AD3" w:rsidRDefault="005123B3" w:rsidP="005123B3">
      <w:pPr>
        <w:pStyle w:val="Heading2"/>
        <w:rPr>
          <w:color w:val="000000" w:themeColor="text1"/>
        </w:rPr>
      </w:pPr>
      <w:r w:rsidRPr="00C44AD3">
        <w:rPr>
          <w:color w:val="000000" w:themeColor="text1"/>
        </w:rPr>
        <w:t>Diesel Price Data from U.S. EIA</w:t>
      </w:r>
    </w:p>
    <w:p w14:paraId="107143F7" w14:textId="7895BB08" w:rsidR="005A79DC" w:rsidRPr="00C44AD3" w:rsidRDefault="005A79DC" w:rsidP="005A79DC">
      <w:pPr>
        <w:pStyle w:val="p1a"/>
        <w:ind w:firstLine="10.80pt"/>
        <w:rPr>
          <w:noProof/>
        </w:rPr>
      </w:pPr>
      <w:r w:rsidRPr="00C44AD3">
        <w:rPr>
          <w:noProof/>
        </w:rPr>
        <w:t xml:space="preserve">The </w:t>
      </w:r>
      <w:r w:rsidR="001D659A" w:rsidRPr="00C44AD3">
        <w:rPr>
          <w:noProof/>
        </w:rPr>
        <w:t>monthly  diesel  fuel  prices</w:t>
      </w:r>
      <w:r w:rsidRPr="00C44AD3">
        <w:rPr>
          <w:noProof/>
        </w:rPr>
        <w:t xml:space="preserve"> were accessed through the EIA website </w:t>
      </w:r>
      <w:r w:rsidR="001D659A" w:rsidRPr="00C44AD3">
        <w:rPr>
          <w:noProof/>
        </w:rPr>
        <w:t xml:space="preserve">[18]. </w:t>
      </w:r>
      <w:r w:rsidR="00214172" w:rsidRPr="00C44AD3">
        <w:rPr>
          <w:noProof/>
        </w:rPr>
        <w:t xml:space="preserve">This data reflects the </w:t>
      </w:r>
      <w:r w:rsidRPr="00C44AD3">
        <w:rPr>
          <w:noProof/>
        </w:rPr>
        <w:t xml:space="preserve">monthly national average diesel prices in USD per gallon. These prices serve as a proxy for operational costs and agricultural economic conditions, directly affecting farming operations including tillage, planting, harvesting, and transportation. </w:t>
      </w:r>
      <w:r w:rsidR="003F2B18" w:rsidRPr="00C44AD3">
        <w:rPr>
          <w:noProof/>
        </w:rPr>
        <w:t>This m</w:t>
      </w:r>
      <w:r w:rsidRPr="00C44AD3">
        <w:rPr>
          <w:noProof/>
        </w:rPr>
        <w:t>onthly data were merged on year and month to provide temporal vari ation in fuel costs throughout the growing season.</w:t>
      </w:r>
    </w:p>
    <w:p w14:paraId="34DD597D" w14:textId="2864DE0C" w:rsidR="00C970EF" w:rsidRPr="00C44AD3" w:rsidRDefault="00C970EF" w:rsidP="00C970EF">
      <w:pPr>
        <w:pStyle w:val="Heading2"/>
        <w:rPr>
          <w:color w:val="000000" w:themeColor="text1"/>
        </w:rPr>
      </w:pPr>
      <w:r w:rsidRPr="00C44AD3">
        <w:rPr>
          <w:color w:val="000000" w:themeColor="text1"/>
        </w:rPr>
        <w:t>Economic Indicators from USDA ERS</w:t>
      </w:r>
    </w:p>
    <w:p w14:paraId="01B6A313" w14:textId="53E8B29F" w:rsidR="001F3F48" w:rsidRPr="00C44AD3" w:rsidRDefault="00195759" w:rsidP="007438B5">
      <w:pPr>
        <w:pStyle w:val="p1a"/>
        <w:ind w:firstLine="10.80pt"/>
        <w:rPr>
          <w:color w:val="000000" w:themeColor="text1"/>
          <w:spacing w:val="-1"/>
          <w:lang w:eastAsia="x-none"/>
        </w:rPr>
      </w:pPr>
      <w:r w:rsidRPr="00C44AD3">
        <w:rPr>
          <w:color w:val="000000" w:themeColor="text1"/>
          <w:spacing w:val="-1"/>
          <w:lang w:eastAsia="x-none"/>
        </w:rPr>
        <w:t>Our dataset includes three key economic indicators: total</w:t>
      </w:r>
      <w:r w:rsidR="006948B7" w:rsidRPr="00C44AD3">
        <w:rPr>
          <w:color w:val="000000" w:themeColor="text1"/>
          <w:spacing w:val="-1"/>
          <w:lang w:eastAsia="x-none"/>
        </w:rPr>
        <w:t xml:space="preserve"> </w:t>
      </w:r>
      <w:r w:rsidRPr="00C44AD3">
        <w:rPr>
          <w:color w:val="000000" w:themeColor="text1"/>
          <w:spacing w:val="-1"/>
          <w:lang w:eastAsia="x-none"/>
        </w:rPr>
        <w:t>farm-related</w:t>
      </w:r>
      <w:r w:rsidR="006948B7" w:rsidRPr="00C44AD3">
        <w:rPr>
          <w:color w:val="000000" w:themeColor="text1"/>
          <w:spacing w:val="-1"/>
          <w:lang w:eastAsia="x-none"/>
        </w:rPr>
        <w:t xml:space="preserve"> </w:t>
      </w:r>
      <w:r w:rsidRPr="00C44AD3">
        <w:rPr>
          <w:color w:val="000000" w:themeColor="text1"/>
          <w:spacing w:val="-1"/>
          <w:lang w:eastAsia="x-none"/>
        </w:rPr>
        <w:t>income</w:t>
      </w:r>
      <w:r w:rsidR="006948B7" w:rsidRPr="00C44AD3">
        <w:rPr>
          <w:color w:val="000000" w:themeColor="text1"/>
          <w:spacing w:val="-1"/>
          <w:lang w:eastAsia="x-none"/>
        </w:rPr>
        <w:t xml:space="preserve"> </w:t>
      </w:r>
      <w:r w:rsidRPr="00C44AD3">
        <w:rPr>
          <w:color w:val="000000" w:themeColor="text1"/>
          <w:spacing w:val="-1"/>
          <w:lang w:eastAsia="x-none"/>
        </w:rPr>
        <w:t>receipts</w:t>
      </w:r>
      <w:r w:rsidR="006948B7" w:rsidRPr="00C44AD3">
        <w:rPr>
          <w:color w:val="000000" w:themeColor="text1"/>
          <w:spacing w:val="-1"/>
          <w:lang w:eastAsia="x-none"/>
        </w:rPr>
        <w:t xml:space="preserve"> </w:t>
      </w:r>
      <w:r w:rsidRPr="00C44AD3">
        <w:rPr>
          <w:color w:val="000000" w:themeColor="text1"/>
          <w:spacing w:val="-1"/>
          <w:lang w:eastAsia="x-none"/>
        </w:rPr>
        <w:t>per</w:t>
      </w:r>
      <w:r w:rsidR="006948B7" w:rsidRPr="00C44AD3">
        <w:rPr>
          <w:color w:val="000000" w:themeColor="text1"/>
          <w:spacing w:val="-1"/>
          <w:lang w:eastAsia="x-none"/>
        </w:rPr>
        <w:t xml:space="preserve"> </w:t>
      </w:r>
      <w:r w:rsidRPr="00C44AD3">
        <w:rPr>
          <w:color w:val="000000" w:themeColor="text1"/>
          <w:spacing w:val="-1"/>
          <w:lang w:eastAsia="x-none"/>
        </w:rPr>
        <w:t>county, farm-related income per agricultural operation, and federal government program receipts per county.</w:t>
      </w:r>
      <w:r w:rsidR="00213B86" w:rsidRPr="00C44AD3">
        <w:rPr>
          <w:color w:val="000000" w:themeColor="text1"/>
          <w:spacing w:val="-1"/>
          <w:lang w:eastAsia="x-none"/>
        </w:rPr>
        <w:t xml:space="preserve"> These data were collected from the USDA ERS</w:t>
      </w:r>
      <w:r w:rsidR="007E08DE" w:rsidRPr="00C44AD3">
        <w:rPr>
          <w:color w:val="000000" w:themeColor="text1"/>
          <w:spacing w:val="-1"/>
          <w:lang w:eastAsia="x-none"/>
        </w:rPr>
        <w:t xml:space="preserve"> website. </w:t>
      </w:r>
      <w:r w:rsidRPr="00C44AD3">
        <w:rPr>
          <w:color w:val="000000" w:themeColor="text1"/>
          <w:spacing w:val="-1"/>
          <w:lang w:eastAsia="x-none"/>
        </w:rPr>
        <w:t xml:space="preserve">These indicators capture farmer income, government support levels, and economic conditions affecting production decisions. However, the data </w:t>
      </w:r>
      <w:r w:rsidR="009742A6" w:rsidRPr="00C44AD3">
        <w:rPr>
          <w:color w:val="000000" w:themeColor="text1"/>
          <w:spacing w:val="-1"/>
          <w:lang w:eastAsia="x-none"/>
        </w:rPr>
        <w:t>exhibits</w:t>
      </w:r>
      <w:r w:rsidRPr="00C44AD3">
        <w:rPr>
          <w:color w:val="000000" w:themeColor="text1"/>
          <w:spacing w:val="-1"/>
          <w:lang w:eastAsia="x-none"/>
        </w:rPr>
        <w:t xml:space="preserve"> inconsistent temporal coverage with missing years for many counties (20-50% missing values), requiring multi-strategy imputation as discussed in </w:t>
      </w:r>
      <w:r w:rsidR="00283F09" w:rsidRPr="00C44AD3">
        <w:rPr>
          <w:color w:val="000000" w:themeColor="text1"/>
          <w:spacing w:val="-1"/>
          <w:lang w:eastAsia="x-none"/>
        </w:rPr>
        <w:t>section</w:t>
      </w:r>
      <w:r w:rsidR="00B65516" w:rsidRPr="00C44AD3">
        <w:rPr>
          <w:color w:val="000000" w:themeColor="text1"/>
          <w:spacing w:val="-1"/>
          <w:lang w:eastAsia="x-none"/>
        </w:rPr>
        <w:t xml:space="preserve"> </w:t>
      </w:r>
      <w:r w:rsidR="00E44736" w:rsidRPr="00C44AD3">
        <w:rPr>
          <w:color w:val="000000" w:themeColor="text1"/>
          <w:spacing w:val="-1"/>
          <w:lang w:eastAsia="x-none"/>
        </w:rPr>
        <w:t>IV</w:t>
      </w:r>
      <w:r w:rsidRPr="00C44AD3">
        <w:rPr>
          <w:color w:val="000000" w:themeColor="text1"/>
          <w:spacing w:val="-1"/>
          <w:lang w:eastAsia="x-none"/>
        </w:rPr>
        <w:t>.</w:t>
      </w:r>
    </w:p>
    <w:p w14:paraId="2B3C0D66" w14:textId="4E0A9B83" w:rsidR="00F260AC" w:rsidRPr="00C44AD3" w:rsidRDefault="00F260AC" w:rsidP="00F260AC">
      <w:pPr>
        <w:pStyle w:val="Heading2"/>
        <w:rPr>
          <w:color w:val="000000" w:themeColor="text1"/>
        </w:rPr>
      </w:pPr>
      <w:r w:rsidRPr="00C44AD3">
        <w:rPr>
          <w:color w:val="000000" w:themeColor="text1"/>
        </w:rPr>
        <w:t>Climate Data from PRISM</w:t>
      </w:r>
    </w:p>
    <w:p w14:paraId="55C3034D" w14:textId="22A860F2" w:rsidR="007438B5" w:rsidRPr="00C44AD3" w:rsidRDefault="007438B5" w:rsidP="007438B5">
      <w:pPr>
        <w:pStyle w:val="p1a"/>
        <w:ind w:firstLine="10.80pt"/>
      </w:pPr>
      <w:r w:rsidRPr="00C44AD3">
        <w:t>Monthly precipitation and temperature data were obtained from the PRISM Climate Group at Oregon State University. PRISM provides 4km resolution gridded climate data that captures topographic influences on pre</w:t>
      </w:r>
      <w:r w:rsidR="00A3605F" w:rsidRPr="00C44AD3">
        <w:t>c</w:t>
      </w:r>
      <w:r w:rsidRPr="00C44AD3">
        <w:t xml:space="preserve">ipitation and temperature patterns through parameter-elevation regression modeling, providing higher spatial resolution than GLDAS for climate variables. The dataset includes monthly precipitation, mean temperature, minimum temperature, and maximum temperature. </w:t>
      </w:r>
      <w:r w:rsidR="009742A6" w:rsidRPr="00C44AD3">
        <w:t>Like</w:t>
      </w:r>
      <w:r w:rsidRPr="00C44AD3">
        <w:t xml:space="preserve"> other datasets, county-level aggregation was performed by employing various matching strategies such as FIPS exact match, partial match, and reverse matching with string cleaning to handle county naming inconsistencies.</w:t>
      </w:r>
    </w:p>
    <w:p w14:paraId="2C1F0052" w14:textId="4956B45B" w:rsidR="00F9136A" w:rsidRPr="00C44AD3" w:rsidRDefault="00F260AC" w:rsidP="00622A9D">
      <w:pPr>
        <w:pStyle w:val="Heading2"/>
        <w:rPr>
          <w:color w:val="000000" w:themeColor="text1"/>
        </w:rPr>
      </w:pPr>
      <w:r w:rsidRPr="00C44AD3">
        <w:rPr>
          <w:color w:val="000000" w:themeColor="text1"/>
        </w:rPr>
        <w:t>Ethanol Plant Distance Data</w:t>
      </w:r>
    </w:p>
    <w:p w14:paraId="30C1680B" w14:textId="6B249E8B" w:rsidR="00622A9D" w:rsidRPr="00C44AD3" w:rsidRDefault="00F915DF" w:rsidP="00807778">
      <w:pPr>
        <w:pStyle w:val="p1a"/>
        <w:ind w:firstLine="10.80pt"/>
      </w:pPr>
      <w:r w:rsidRPr="00C44AD3">
        <w:t>To generate the d</w:t>
      </w:r>
      <w:r w:rsidR="00807778" w:rsidRPr="00C44AD3">
        <w:t xml:space="preserve">istance </w:t>
      </w:r>
      <w:r w:rsidRPr="00C44AD3">
        <w:t xml:space="preserve">of the ethanol plants in the country, we computed the distance of the </w:t>
      </w:r>
      <w:r w:rsidR="00807778" w:rsidRPr="00C44AD3">
        <w:t>nearest ethanol processing facilit</w:t>
      </w:r>
      <w:r w:rsidRPr="00C44AD3">
        <w:t>y from the county centroids</w:t>
      </w:r>
      <w:r w:rsidR="00807778" w:rsidRPr="00C44AD3">
        <w:t>. Th</w:t>
      </w:r>
      <w:r w:rsidR="006A1121" w:rsidRPr="00C44AD3">
        <w:t>is</w:t>
      </w:r>
      <w:r w:rsidR="00807778" w:rsidRPr="00C44AD3">
        <w:t xml:space="preserve"> continuous distance variable </w:t>
      </w:r>
      <w:r w:rsidR="006A1121" w:rsidRPr="00C44AD3">
        <w:t xml:space="preserve">was </w:t>
      </w:r>
      <w:r w:rsidR="00B402E4" w:rsidRPr="00C44AD3">
        <w:t>also</w:t>
      </w:r>
      <w:r w:rsidR="006A1121" w:rsidRPr="00C44AD3">
        <w:t xml:space="preserve"> discretized in </w:t>
      </w:r>
      <w:r w:rsidR="00807778" w:rsidRPr="00C44AD3">
        <w:t xml:space="preserve">four categories: Very Close (0-25km), Close (25-50km), Medium </w:t>
      </w:r>
      <w:r w:rsidR="00807778" w:rsidRPr="00C44AD3">
        <w:t>(50-100km), and Far (&gt;100km). These categories were then one-hot encoded using create binary features, while the original continuous distance was retained. This spatial feature reflects transportation</w:t>
      </w:r>
      <w:r w:rsidR="00B402E4" w:rsidRPr="00C44AD3">
        <w:t xml:space="preserve"> </w:t>
      </w:r>
      <w:r w:rsidR="00807778" w:rsidRPr="00C44AD3">
        <w:t>costs and market access, where proximity to processing facilities influences profitability and production incentives. The feature is static (same for all years per county) as infrastructure locations do not change annually.</w:t>
      </w:r>
    </w:p>
    <w:p w14:paraId="3252C59F" w14:textId="5295C3A7" w:rsidR="00622A9D" w:rsidRPr="00C44AD3" w:rsidRDefault="00CC05DA" w:rsidP="00622A9D">
      <w:pPr>
        <w:spacing w:line="12.95pt" w:lineRule="auto"/>
        <w:ind w:firstLine="18pt"/>
        <w:jc w:val="both"/>
      </w:pPr>
      <w:r w:rsidRPr="00C44AD3">
        <w:t>Finally, we</w:t>
      </w:r>
      <w:r w:rsidR="00622A9D" w:rsidRPr="00C44AD3">
        <w:t xml:space="preserve"> integrated </w:t>
      </w:r>
      <w:r w:rsidR="005C4E75" w:rsidRPr="00C44AD3">
        <w:t xml:space="preserve">all </w:t>
      </w:r>
      <w:r w:rsidR="009742A6" w:rsidRPr="00C44AD3">
        <w:t>this</w:t>
      </w:r>
      <w:r w:rsidR="005C4E75" w:rsidRPr="00C44AD3">
        <w:t xml:space="preserve"> data using </w:t>
      </w:r>
      <w:r w:rsidR="00622A9D" w:rsidRPr="00C44AD3">
        <w:t xml:space="preserve">FIPS codes and standardized name matching. The dataset spans 2000-2022 (23 years) across 87 Minnesota counties, resulting in 12,026 samples with </w:t>
      </w:r>
      <w:commentRangeStart w:id="3"/>
      <w:commentRangeStart w:id="4"/>
      <w:r w:rsidR="00622A9D" w:rsidRPr="00C44AD3">
        <w:t xml:space="preserve">64 engineered features </w:t>
      </w:r>
      <w:commentRangeEnd w:id="3"/>
      <w:r w:rsidR="00A97B41">
        <w:rPr>
          <w:rStyle w:val="CommentReference"/>
        </w:rPr>
        <w:commentReference w:id="3"/>
      </w:r>
      <w:commentRangeEnd w:id="4"/>
      <w:r w:rsidR="00054F13">
        <w:rPr>
          <w:rStyle w:val="CommentReference"/>
        </w:rPr>
        <w:commentReference w:id="4"/>
      </w:r>
      <w:r w:rsidR="00622A9D" w:rsidRPr="00C44AD3">
        <w:t>(excluding acres planted). The target variable ranges from 5,900 to 56,800,000 bushels per county-year, exhibiting substantial heterogeneity requiring robust modeling approaches.</w:t>
      </w:r>
      <w:r w:rsidR="00CD2F75" w:rsidRPr="00C44AD3">
        <w:t xml:space="preserve"> A summary of the variables and data sources for th</w:t>
      </w:r>
      <w:r w:rsidR="001D10EC" w:rsidRPr="00C44AD3">
        <w:t xml:space="preserve">e variables in the </w:t>
      </w:r>
      <w:r w:rsidR="009742A6" w:rsidRPr="00C44AD3">
        <w:t>data set</w:t>
      </w:r>
      <w:r w:rsidR="001D10EC" w:rsidRPr="00C44AD3">
        <w:t xml:space="preserve"> is shown in Table 1.</w:t>
      </w:r>
    </w:p>
    <w:p w14:paraId="3C92522B" w14:textId="23F7F0D2" w:rsidR="002F5877" w:rsidRPr="00C44AD3" w:rsidRDefault="0003237C" w:rsidP="009E14B0">
      <w:pPr>
        <w:pStyle w:val="Heading1"/>
        <w:rPr>
          <w:color w:val="000000" w:themeColor="text1"/>
        </w:rPr>
      </w:pPr>
      <w:r w:rsidRPr="00C44AD3">
        <w:rPr>
          <w:color w:val="000000" w:themeColor="text1"/>
        </w:rPr>
        <w:t>Model</w:t>
      </w:r>
      <w:r w:rsidR="00102CA6" w:rsidRPr="00C44AD3">
        <w:rPr>
          <w:color w:val="000000" w:themeColor="text1"/>
        </w:rPr>
        <w:t xml:space="preserve"> Design </w:t>
      </w:r>
    </w:p>
    <w:p w14:paraId="61F8C54C" w14:textId="4E83729B" w:rsidR="009E14B0" w:rsidRPr="00C44AD3" w:rsidRDefault="009E14B0" w:rsidP="00875DF5">
      <w:pPr>
        <w:spacing w:line="12.95pt" w:lineRule="auto"/>
        <w:ind w:firstLine="18pt"/>
        <w:jc w:val="both"/>
      </w:pPr>
      <w:r w:rsidRPr="00C44AD3">
        <w:t>In this section</w:t>
      </w:r>
      <w:r w:rsidR="00B77725" w:rsidRPr="00C44AD3">
        <w:t>,</w:t>
      </w:r>
      <w:r w:rsidRPr="00C44AD3">
        <w:t xml:space="preserve"> we discuss the model</w:t>
      </w:r>
      <w:r w:rsidR="00102CA6" w:rsidRPr="00C44AD3">
        <w:t xml:space="preserve"> design </w:t>
      </w:r>
      <w:r w:rsidR="00875DF5" w:rsidRPr="00C44AD3">
        <w:t xml:space="preserve">process for predicting county level corn </w:t>
      </w:r>
      <w:r w:rsidR="007D5CC1" w:rsidRPr="00C44AD3">
        <w:t>production</w:t>
      </w:r>
      <w:r w:rsidR="00875DF5" w:rsidRPr="00C44AD3">
        <w:t xml:space="preserve"> in Minnesota. </w:t>
      </w:r>
    </w:p>
    <w:p w14:paraId="0CBBA013" w14:textId="344A3588" w:rsidR="001F54D4" w:rsidRPr="00C44AD3" w:rsidRDefault="000F6A39" w:rsidP="000F6A39">
      <w:pPr>
        <w:pStyle w:val="Heading2"/>
        <w:rPr>
          <w:color w:val="000000" w:themeColor="text1"/>
        </w:rPr>
      </w:pPr>
      <w:r w:rsidRPr="00C44AD3">
        <w:rPr>
          <w:color w:val="000000" w:themeColor="text1"/>
        </w:rPr>
        <w:t>Data Preprocessing and Feature Engineering</w:t>
      </w:r>
    </w:p>
    <w:p w14:paraId="0308BEED" w14:textId="3CD28D20" w:rsidR="00A729AE" w:rsidRPr="00C44AD3" w:rsidRDefault="000F6A39" w:rsidP="00A729AE">
      <w:pPr>
        <w:pStyle w:val="p1a"/>
        <w:ind w:firstLine="10.80pt"/>
      </w:pPr>
      <w:r w:rsidRPr="00C44AD3">
        <w:t xml:space="preserve">After analyzing the dataset, we found that the corn </w:t>
      </w:r>
      <w:r w:rsidR="00AE1A39" w:rsidRPr="00C44AD3">
        <w:t xml:space="preserve">production data is </w:t>
      </w:r>
      <w:r w:rsidR="00014739" w:rsidRPr="00C44AD3">
        <w:t xml:space="preserve">right-skewed. So before training the models we first apply a log transformation (i.e. log(1+x)) to </w:t>
      </w:r>
      <w:r w:rsidR="00D74E2A" w:rsidRPr="00C44AD3">
        <w:t xml:space="preserve">normalize the distribution. </w:t>
      </w:r>
      <w:r w:rsidR="0051635A" w:rsidRPr="00C44AD3">
        <w:t xml:space="preserve">To handle outliers, all numeric features were </w:t>
      </w:r>
      <w:r w:rsidR="00BC1607" w:rsidRPr="00C44AD3">
        <w:t xml:space="preserve">first </w:t>
      </w:r>
      <w:r w:rsidR="0051635A" w:rsidRPr="00C44AD3">
        <w:t xml:space="preserve">scaled using </w:t>
      </w:r>
      <w:r w:rsidR="00BC1607" w:rsidRPr="00C44AD3">
        <w:t>robust scalar</w:t>
      </w:r>
      <w:r w:rsidR="0051635A" w:rsidRPr="00C44AD3">
        <w:t xml:space="preserve"> and </w:t>
      </w:r>
      <w:r w:rsidR="00A92C96" w:rsidRPr="00C44AD3">
        <w:t xml:space="preserve">then </w:t>
      </w:r>
      <w:r w:rsidR="0051635A" w:rsidRPr="00C44AD3">
        <w:t xml:space="preserve">IQR-based </w:t>
      </w:r>
      <w:r w:rsidR="00A92C96" w:rsidRPr="00C44AD3">
        <w:t xml:space="preserve">outlier detection was applied to remove the outliers. </w:t>
      </w:r>
      <w:r w:rsidR="00597B07" w:rsidRPr="00C44AD3">
        <w:t>For m</w:t>
      </w:r>
      <w:r w:rsidR="0051635A" w:rsidRPr="00C44AD3">
        <w:t>issing data</w:t>
      </w:r>
      <w:r w:rsidR="00597B07" w:rsidRPr="00C44AD3">
        <w:t>,</w:t>
      </w:r>
      <w:r w:rsidR="0051635A" w:rsidRPr="00C44AD3">
        <w:t xml:space="preserve"> </w:t>
      </w:r>
      <w:r w:rsidR="00597B07" w:rsidRPr="00C44AD3">
        <w:t>we adopted a</w:t>
      </w:r>
      <w:r w:rsidR="0051635A" w:rsidRPr="00C44AD3">
        <w:t xml:space="preserve"> multi-strategy imputation approach</w:t>
      </w:r>
      <w:r w:rsidR="008F724D" w:rsidRPr="00C44AD3">
        <w:t>.</w:t>
      </w:r>
      <w:r w:rsidR="0051635A" w:rsidRPr="00C44AD3">
        <w:t xml:space="preserve"> </w:t>
      </w:r>
      <w:commentRangeStart w:id="5"/>
      <w:commentRangeStart w:id="6"/>
      <w:r w:rsidR="008F724D" w:rsidRPr="00C44AD3">
        <w:t>F</w:t>
      </w:r>
      <w:r w:rsidR="0051635A" w:rsidRPr="00C44AD3">
        <w:t>or features with less than 20% missing values, we applied forward fill, backward fill, and median fallback. For features</w:t>
      </w:r>
      <w:r w:rsidR="008F724D" w:rsidRPr="00C44AD3">
        <w:t xml:space="preserve"> </w:t>
      </w:r>
      <w:r w:rsidR="00BA4FBC" w:rsidRPr="00C44AD3">
        <w:t xml:space="preserve">with 20-50% missing values, we used direct median imputation. Features with more than 50% missing values were dropped. </w:t>
      </w:r>
      <w:commentRangeEnd w:id="5"/>
      <w:r w:rsidR="00045080">
        <w:rPr>
          <w:rStyle w:val="CommentReference"/>
          <w:rFonts w:eastAsia="SimSun"/>
        </w:rPr>
        <w:commentReference w:id="5"/>
      </w:r>
      <w:commentRangeEnd w:id="6"/>
      <w:r w:rsidR="00045080">
        <w:rPr>
          <w:rStyle w:val="CommentReference"/>
          <w:rFonts w:eastAsia="SimSun"/>
        </w:rPr>
        <w:commentReference w:id="6"/>
      </w:r>
      <w:r w:rsidR="00BA4FBC" w:rsidRPr="00C44AD3">
        <w:t>Economic indicators with extensive gaps used a six-strategy method, including temporal interpolation and county/year-specific medians.</w:t>
      </w:r>
      <w:r w:rsidR="00A729AE" w:rsidRPr="00C44AD3">
        <w:t xml:space="preserve"> </w:t>
      </w:r>
    </w:p>
    <w:p w14:paraId="18CC18EC" w14:textId="55EE85AC" w:rsidR="00BA4FBC" w:rsidRPr="00C44AD3" w:rsidRDefault="00BA4FBC" w:rsidP="00A729AE">
      <w:pPr>
        <w:pStyle w:val="p1a"/>
        <w:ind w:firstLine="10.80pt"/>
      </w:pPr>
      <w:r w:rsidRPr="00C44AD3">
        <w:t>Feature engineering created 64 informative features across multiple categories. Temporal features include yearly trends and cyclical month encoding (sine/cosine transformations). Soil moisture features include averages across depths and gradients. Temperature features include averages, ranges, and PCA components (2 principal components from temperature features). Water balance features include precipitation-evapotranspiration balance and precipitation efficiency (soil moisture per unit of precipitation). Economic interaction features include total revenue sources and</w:t>
      </w:r>
      <w:r w:rsidR="00F5086E" w:rsidRPr="00C44AD3">
        <w:t xml:space="preserve"> government receipts</w:t>
      </w:r>
      <w:r w:rsidRPr="00C44AD3">
        <w:t xml:space="preserve">. Spatial features include ethanol plant distance categories. </w:t>
      </w:r>
      <w:r w:rsidR="00EE18D7" w:rsidRPr="00C44AD3">
        <w:t>We excluded</w:t>
      </w:r>
      <w:r w:rsidRPr="00C44AD3">
        <w:t xml:space="preserve"> </w:t>
      </w:r>
      <w:r w:rsidR="00EE18D7" w:rsidRPr="00C44AD3">
        <w:t xml:space="preserve">the </w:t>
      </w:r>
      <w:r w:rsidRPr="00C44AD3">
        <w:t xml:space="preserve">acres planted as an input feature in </w:t>
      </w:r>
      <w:r w:rsidR="00EE18D7" w:rsidRPr="00C44AD3">
        <w:t>our</w:t>
      </w:r>
      <w:r w:rsidRPr="00C44AD3">
        <w:t xml:space="preserve"> </w:t>
      </w:r>
      <w:r w:rsidR="00EE18D7" w:rsidRPr="00C44AD3">
        <w:t>e</w:t>
      </w:r>
      <w:r w:rsidRPr="00C44AD3">
        <w:t>xperiment</w:t>
      </w:r>
      <w:r w:rsidR="00EE18D7" w:rsidRPr="00C44AD3">
        <w:t>ation</w:t>
      </w:r>
      <w:r w:rsidRPr="00C44AD3">
        <w:t>.</w:t>
      </w:r>
    </w:p>
    <w:p w14:paraId="68E4E54E" w14:textId="076C89B4" w:rsidR="00BA4FBC" w:rsidRPr="0058393C" w:rsidRDefault="00437E08" w:rsidP="00437E08">
      <w:pPr>
        <w:pStyle w:val="p1a"/>
        <w:ind w:firstLine="10.80pt"/>
      </w:pPr>
      <w:r w:rsidRPr="00C44AD3">
        <w:t>We constructed a</w:t>
      </w:r>
      <w:r w:rsidR="00BA4FBC" w:rsidRPr="00C44AD3">
        <w:t xml:space="preserve"> temporal train-test split</w:t>
      </w:r>
      <w:r w:rsidRPr="00C44AD3">
        <w:t xml:space="preserve">. The </w:t>
      </w:r>
      <w:r w:rsidR="009742A6" w:rsidRPr="00C44AD3">
        <w:t>training</w:t>
      </w:r>
      <w:r w:rsidR="002937E8" w:rsidRPr="00C44AD3">
        <w:t xml:space="preserve"> </w:t>
      </w:r>
      <w:r w:rsidR="009742A6" w:rsidRPr="00C44AD3">
        <w:t>set</w:t>
      </w:r>
      <w:r w:rsidR="00BA4FBC" w:rsidRPr="00C44AD3">
        <w:t xml:space="preserve"> encompasses years 2000-2019 (10,409 samples), test set covers years 2020-2022 (1,617 samples). </w:t>
      </w:r>
      <w:r w:rsidRPr="00C44AD3">
        <w:t xml:space="preserve">This prevents data leakage. </w:t>
      </w:r>
      <w:r w:rsidR="00BA4FBC" w:rsidRPr="00C44AD3">
        <w:t xml:space="preserve">All </w:t>
      </w:r>
      <w:r w:rsidR="00184118" w:rsidRPr="00C44AD3">
        <w:t xml:space="preserve">the </w:t>
      </w:r>
      <w:r w:rsidR="00BA4FBC" w:rsidRPr="00C44AD3">
        <w:t xml:space="preserve">preprocessing steps </w:t>
      </w:r>
      <w:r w:rsidR="00184118" w:rsidRPr="00C44AD3">
        <w:t xml:space="preserve">were only performed on the </w:t>
      </w:r>
      <w:r w:rsidR="00BA4FBC" w:rsidRPr="00C44AD3">
        <w:t>training data.</w:t>
      </w:r>
    </w:p>
    <w:p w14:paraId="01A6CC60" w14:textId="5227FB9F" w:rsidR="001C5F16" w:rsidRPr="00C44AD3" w:rsidRDefault="00AD6295" w:rsidP="00C44AD3">
      <w:pPr>
        <w:pStyle w:val="Heading2"/>
        <w:rPr>
          <w:color w:val="000000" w:themeColor="text1"/>
        </w:rPr>
      </w:pPr>
      <w:r w:rsidRPr="00C44AD3">
        <w:rPr>
          <w:color w:val="000000" w:themeColor="text1"/>
        </w:rPr>
        <w:t xml:space="preserve">Models </w:t>
      </w:r>
      <w:r w:rsidR="0011279F" w:rsidRPr="00C44AD3">
        <w:rPr>
          <w:color w:val="000000" w:themeColor="text1"/>
        </w:rPr>
        <w:t xml:space="preserve">Selection and </w:t>
      </w:r>
      <w:r w:rsidR="0012050F" w:rsidRPr="00C44AD3">
        <w:rPr>
          <w:color w:val="000000" w:themeColor="text1"/>
        </w:rPr>
        <w:t>Evaluation</w:t>
      </w:r>
    </w:p>
    <w:p w14:paraId="190C5540" w14:textId="6F792D20" w:rsidR="002937E8" w:rsidRPr="00C44AD3" w:rsidRDefault="002937E8" w:rsidP="00C44AD3">
      <w:pPr>
        <w:pStyle w:val="p1a"/>
        <w:ind w:firstLine="10.80pt"/>
      </w:pPr>
      <w:r w:rsidRPr="00C44AD3">
        <w:t xml:space="preserve">To </w:t>
      </w:r>
      <w:r w:rsidR="00EB5154">
        <w:t>determine</w:t>
      </w:r>
      <w:r w:rsidRPr="00C44AD3">
        <w:t xml:space="preserve"> a robust ML </w:t>
      </w:r>
      <w:r w:rsidR="00EB5154">
        <w:t>model for predicting corn production</w:t>
      </w:r>
      <w:r w:rsidRPr="00C44AD3">
        <w:t xml:space="preserve">, we </w:t>
      </w:r>
      <w:r w:rsidR="00EB5154">
        <w:t>experimented with</w:t>
      </w:r>
      <w:r w:rsidRPr="00C44AD3">
        <w:t xml:space="preserve"> </w:t>
      </w:r>
      <w:commentRangeStart w:id="7"/>
      <w:r w:rsidRPr="00C44AD3">
        <w:t xml:space="preserve">eight models </w:t>
      </w:r>
      <w:commentRangeEnd w:id="7"/>
      <w:r w:rsidR="008A2070">
        <w:rPr>
          <w:rStyle w:val="CommentReference"/>
          <w:rFonts w:eastAsia="SimSun"/>
        </w:rPr>
        <w:commentReference w:id="7"/>
      </w:r>
      <w:r w:rsidRPr="00C44AD3">
        <w:t xml:space="preserve">representing </w:t>
      </w:r>
      <w:r w:rsidRPr="00C44AD3">
        <w:lastRenderedPageBreak/>
        <w:t xml:space="preserve">three distinct categories of model complexities: Linear baselines low </w:t>
      </w:r>
      <w:r w:rsidR="00C44AD3" w:rsidRPr="002937E8">
        <w:rPr>
          <w:noProof/>
          <w:sz w:val="18"/>
          <w:szCs w:val="18"/>
        </w:rPr>
        <w:drawing>
          <wp:anchor distT="45720" distB="45720" distL="114300" distR="114300" simplePos="0" relativeHeight="251664389" behindDoc="0" locked="0" layoutInCell="1" allowOverlap="1" wp14:anchorId="700AB14B" wp14:editId="3F351A55">
            <wp:simplePos x="0" y="0"/>
            <wp:positionH relativeFrom="column">
              <wp:align>left</wp:align>
            </wp:positionH>
            <wp:positionV relativeFrom="paragraph">
              <wp:posOffset>0</wp:posOffset>
            </wp:positionV>
            <wp:extent cx="6400800" cy="2388870"/>
            <wp:effectExtent l="0" t="0" r="0" b="0"/>
            <wp:wrapTopAndBottom/>
            <wp:docPr id="1"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400800" cy="2388870"/>
                    </a:xfrm>
                    <a:prstGeom prst="rect">
                      <a:avLst/>
                    </a:prstGeom>
                    <a:solidFill>
                      <a:srgbClr val="FFFFFF"/>
                    </a:solidFill>
                    <a:ln w="9525">
                      <a:noFill/>
                      <a:miter lim="800%"/>
                      <a:headEnd/>
                      <a:tailEnd/>
                    </a:ln>
                  </wp:spPr>
                  <wp:txbx>
                    <wne:txbxContent>
                      <w:p w14:paraId="76FB21DD" w14:textId="77777777" w:rsidR="001C5F16" w:rsidRPr="006D2839" w:rsidRDefault="001C5F16" w:rsidP="001C5F16">
                        <w:pPr>
                          <w:jc w:val="start"/>
                          <w:rPr>
                            <w:sz w:val="18"/>
                            <w:szCs w:val="18"/>
                          </w:rPr>
                        </w:pPr>
                        <w:r w:rsidRPr="006D2839">
                          <w:rPr>
                            <w:b/>
                            <w:bCs/>
                            <w:sz w:val="18"/>
                            <w:szCs w:val="18"/>
                          </w:rPr>
                          <w:t>Table 2.</w:t>
                        </w:r>
                        <w:r w:rsidRPr="006D2839">
                          <w:rPr>
                            <w:sz w:val="18"/>
                            <w:szCs w:val="18"/>
                          </w:rPr>
                          <w:t xml:space="preserve"> Model Configuration for Comparative Study. </w:t>
                        </w:r>
                      </w:p>
                      <w:tbl>
                        <w:tblPr>
                          <w:tblW w:w="483.05pt" w:type="dxa"/>
                          <w:tblLayout w:type="fixed"/>
                          <w:tblCellMar>
                            <w:start w:w="0pt" w:type="dxa"/>
                            <w:end w:w="0pt" w:type="dxa"/>
                          </w:tblCellMar>
                          <w:tblLook w:firstRow="1" w:lastRow="1" w:firstColumn="1" w:lastColumn="1" w:noHBand="0" w:noVBand="0"/>
                        </w:tblPr>
                        <w:tblGrid>
                          <w:gridCol w:w="1620"/>
                          <w:gridCol w:w="8041"/>
                        </w:tblGrid>
                        <w:tr w:rsidR="001C5F16" w:rsidRPr="009F7804" w14:paraId="4CBF46D5" w14:textId="77777777" w:rsidTr="005B0A34">
                          <w:trPr>
                            <w:trHeight w:val="310"/>
                          </w:trPr>
                          <w:tc>
                            <w:tcPr>
                              <w:tcW w:w="81pt" w:type="dxa"/>
                              <w:tcBorders>
                                <w:top w:val="single" w:sz="6" w:space="0" w:color="000000"/>
                                <w:bottom w:val="single" w:sz="4" w:space="0" w:color="000000"/>
                              </w:tcBorders>
                            </w:tcPr>
                            <w:p w14:paraId="1B4F14D3" w14:textId="77777777" w:rsidR="001C5F16" w:rsidRPr="006D2839" w:rsidRDefault="001C5F16" w:rsidP="00A9060A">
                              <w:pPr>
                                <w:pStyle w:val="BodyText"/>
                                <w:spacing w:after="0pt"/>
                                <w:ind w:firstLine="0pt"/>
                                <w:rPr>
                                  <w:b/>
                                  <w:bCs/>
                                  <w:color w:val="000000" w:themeColor="text1"/>
                                  <w:sz w:val="18"/>
                                  <w:szCs w:val="18"/>
                                  <w:lang w:val="en-US"/>
                                </w:rPr>
                              </w:pPr>
                              <w:r w:rsidRPr="006D2839">
                                <w:rPr>
                                  <w:b/>
                                  <w:bCs/>
                                  <w:color w:val="000000" w:themeColor="text1"/>
                                  <w:sz w:val="18"/>
                                  <w:szCs w:val="18"/>
                                  <w:lang w:val="en-US"/>
                                </w:rPr>
                                <w:t>Model</w:t>
                              </w:r>
                            </w:p>
                          </w:tc>
                          <w:tc>
                            <w:tcPr>
                              <w:tcW w:w="402.05pt" w:type="dxa"/>
                              <w:tcBorders>
                                <w:top w:val="single" w:sz="6" w:space="0" w:color="000000"/>
                                <w:bottom w:val="single" w:sz="4" w:space="0" w:color="000000"/>
                              </w:tcBorders>
                            </w:tcPr>
                            <w:p w14:paraId="43DE9322" w14:textId="77777777" w:rsidR="001C5F16" w:rsidRPr="006D2839" w:rsidRDefault="001C5F16" w:rsidP="00A9060A">
                              <w:pPr>
                                <w:pStyle w:val="BodyText"/>
                                <w:spacing w:after="0pt"/>
                                <w:ind w:firstLine="0pt"/>
                                <w:rPr>
                                  <w:b/>
                                  <w:bCs/>
                                  <w:color w:val="000000" w:themeColor="text1"/>
                                  <w:sz w:val="18"/>
                                  <w:szCs w:val="18"/>
                                  <w:lang w:val="en-US"/>
                                </w:rPr>
                              </w:pPr>
                              <w:r w:rsidRPr="006D2839">
                                <w:rPr>
                                  <w:b/>
                                  <w:bCs/>
                                  <w:color w:val="000000" w:themeColor="text1"/>
                                  <w:sz w:val="18"/>
                                  <w:szCs w:val="18"/>
                                  <w:lang w:val="en-US"/>
                                </w:rPr>
                                <w:t xml:space="preserve">Hyperparameters </w:t>
                              </w:r>
                            </w:p>
                          </w:tc>
                        </w:tr>
                        <w:tr w:rsidR="001C5F16" w:rsidRPr="009F7804" w14:paraId="7AF27FE0" w14:textId="77777777" w:rsidTr="005B0A34">
                          <w:trPr>
                            <w:trHeight w:val="225"/>
                          </w:trPr>
                          <w:tc>
                            <w:tcPr>
                              <w:tcW w:w="81pt" w:type="dxa"/>
                            </w:tcPr>
                            <w:p w14:paraId="610D3E28"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 xml:space="preserve">Polynomial </w:t>
                              </w:r>
                            </w:p>
                          </w:tc>
                          <w:tc>
                            <w:tcPr>
                              <w:tcW w:w="402.05pt" w:type="dxa"/>
                            </w:tcPr>
                            <w:p w14:paraId="54166A22"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 xml:space="preserve">Polynomial Features (degree = 2), Ridge Regularization (α = 1.0, max </w:t>
                              </w:r>
                              <w:proofErr w:type="spellStart"/>
                              <w:r w:rsidRPr="006D2839">
                                <w:rPr>
                                  <w:color w:val="000000" w:themeColor="text1"/>
                                  <w:sz w:val="18"/>
                                  <w:szCs w:val="18"/>
                                  <w:lang w:val="en-US"/>
                                </w:rPr>
                                <w:t>iter</w:t>
                              </w:r>
                              <w:proofErr w:type="spellEnd"/>
                              <w:r w:rsidRPr="006D2839">
                                <w:rPr>
                                  <w:color w:val="000000" w:themeColor="text1"/>
                                  <w:sz w:val="18"/>
                                  <w:szCs w:val="18"/>
                                  <w:lang w:val="en-US"/>
                                </w:rPr>
                                <w:t xml:space="preserve"> = 3000).</w:t>
                              </w:r>
                            </w:p>
                          </w:tc>
                        </w:tr>
                        <w:tr w:rsidR="001C5F16" w:rsidRPr="009F7804" w14:paraId="3A9967EE" w14:textId="77777777" w:rsidTr="005B0A34">
                          <w:trPr>
                            <w:trHeight w:val="225"/>
                          </w:trPr>
                          <w:tc>
                            <w:tcPr>
                              <w:tcW w:w="81pt" w:type="dxa"/>
                            </w:tcPr>
                            <w:p w14:paraId="4420B94C"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SVM (SVR)</w:t>
                              </w:r>
                            </w:p>
                          </w:tc>
                          <w:tc>
                            <w:tcPr>
                              <w:tcW w:w="402.05pt" w:type="dxa"/>
                            </w:tcPr>
                            <w:p w14:paraId="36717B71"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 xml:space="preserve">RBF kernel, C = 100, ϵ = 0.1, γ = scale, max </w:t>
                              </w:r>
                              <w:proofErr w:type="spellStart"/>
                              <w:r w:rsidRPr="006D2839">
                                <w:rPr>
                                  <w:color w:val="000000" w:themeColor="text1"/>
                                  <w:sz w:val="18"/>
                                  <w:szCs w:val="18"/>
                                  <w:lang w:val="en-US"/>
                                </w:rPr>
                                <w:t>iter</w:t>
                              </w:r>
                              <w:proofErr w:type="spellEnd"/>
                              <w:r w:rsidRPr="006D2839">
                                <w:rPr>
                                  <w:color w:val="000000" w:themeColor="text1"/>
                                  <w:sz w:val="18"/>
                                  <w:szCs w:val="18"/>
                                  <w:lang w:val="en-US"/>
                                </w:rPr>
                                <w:t xml:space="preserve"> = 10,000, trained on 5,000-sample subset for tractability.</w:t>
                              </w:r>
                            </w:p>
                          </w:tc>
                        </w:tr>
                        <w:tr w:rsidR="001C5F16" w:rsidRPr="009F7804" w14:paraId="2343F7DE" w14:textId="77777777" w:rsidTr="005B0A34">
                          <w:trPr>
                            <w:trHeight w:val="225"/>
                          </w:trPr>
                          <w:tc>
                            <w:tcPr>
                              <w:tcW w:w="81pt" w:type="dxa"/>
                            </w:tcPr>
                            <w:p w14:paraId="2A34F30C"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Random Forest</w:t>
                              </w:r>
                            </w:p>
                          </w:tc>
                          <w:tc>
                            <w:tcPr>
                              <w:tcW w:w="402.05pt" w:type="dxa"/>
                            </w:tcPr>
                            <w:p w14:paraId="4C5CE82E"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n estimators = 200, max depth = 12, min samples split = 10, min samples leaf = 4, bootstrap with OOB scoring.</w:t>
                              </w:r>
                            </w:p>
                          </w:tc>
                        </w:tr>
                        <w:tr w:rsidR="001C5F16" w:rsidRPr="009F7804" w14:paraId="27691C9D" w14:textId="77777777" w:rsidTr="005B0A34">
                          <w:trPr>
                            <w:trHeight w:val="260"/>
                          </w:trPr>
                          <w:tc>
                            <w:tcPr>
                              <w:tcW w:w="81pt" w:type="dxa"/>
                            </w:tcPr>
                            <w:p w14:paraId="0188BA3F" w14:textId="77777777" w:rsidR="001C5F16" w:rsidRPr="006D2839" w:rsidRDefault="001C5F16" w:rsidP="0046640B">
                              <w:pPr>
                                <w:pStyle w:val="BodyText"/>
                                <w:spacing w:after="0pt"/>
                                <w:ind w:firstLine="0pt"/>
                                <w:rPr>
                                  <w:color w:val="000000" w:themeColor="text1"/>
                                  <w:sz w:val="18"/>
                                  <w:szCs w:val="18"/>
                                  <w:lang w:val="en-US"/>
                                </w:rPr>
                              </w:pPr>
                              <w:proofErr w:type="spellStart"/>
                              <w:r w:rsidRPr="006D2839">
                                <w:rPr>
                                  <w:color w:val="000000" w:themeColor="text1"/>
                                  <w:sz w:val="18"/>
                                  <w:szCs w:val="18"/>
                                  <w:lang w:val="en-US"/>
                                </w:rPr>
                                <w:t>XGBoost</w:t>
                              </w:r>
                              <w:proofErr w:type="spellEnd"/>
                            </w:p>
                          </w:tc>
                          <w:tc>
                            <w:tcPr>
                              <w:tcW w:w="402.05pt" w:type="dxa"/>
                            </w:tcPr>
                            <w:p w14:paraId="755DB802"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 xml:space="preserve">n estimators = 300, max depth = 4, learning rate 0.08, subsample = 0.85, </w:t>
                              </w:r>
                              <w:proofErr w:type="spellStart"/>
                              <w:r w:rsidRPr="006D2839">
                                <w:rPr>
                                  <w:color w:val="000000" w:themeColor="text1"/>
                                  <w:sz w:val="18"/>
                                  <w:szCs w:val="18"/>
                                  <w:lang w:val="en-US"/>
                                </w:rPr>
                                <w:t>colsample</w:t>
                              </w:r>
                              <w:proofErr w:type="spellEnd"/>
                              <w:r w:rsidRPr="006D2839">
                                <w:rPr>
                                  <w:color w:val="000000" w:themeColor="text1"/>
                                  <w:sz w:val="18"/>
                                  <w:szCs w:val="18"/>
                                  <w:lang w:val="en-US"/>
                                </w:rPr>
                                <w:t xml:space="preserve"> </w:t>
                              </w:r>
                              <w:proofErr w:type="spellStart"/>
                              <w:r w:rsidRPr="006D2839">
                                <w:rPr>
                                  <w:color w:val="000000" w:themeColor="text1"/>
                                  <w:sz w:val="18"/>
                                  <w:szCs w:val="18"/>
                                  <w:lang w:val="en-US"/>
                                </w:rPr>
                                <w:t>bytree</w:t>
                              </w:r>
                              <w:proofErr w:type="spellEnd"/>
                              <w:r w:rsidRPr="006D2839">
                                <w:rPr>
                                  <w:color w:val="000000" w:themeColor="text1"/>
                                  <w:sz w:val="18"/>
                                  <w:szCs w:val="18"/>
                                  <w:lang w:val="en-US"/>
                                </w:rPr>
                                <w:t xml:space="preserve"> = 0.85, min child weight = 3, γ = 0.1, reg α = 0.05, reg λ = 1.5, early stopping on RMSE.</w:t>
                              </w:r>
                            </w:p>
                          </w:tc>
                        </w:tr>
                        <w:tr w:rsidR="001C5F16" w:rsidRPr="009F7804" w14:paraId="4083D0E7" w14:textId="77777777" w:rsidTr="005B0A34">
                          <w:trPr>
                            <w:trHeight w:val="260"/>
                          </w:trPr>
                          <w:tc>
                            <w:tcPr>
                              <w:tcW w:w="81pt" w:type="dxa"/>
                            </w:tcPr>
                            <w:p w14:paraId="067B8A08" w14:textId="77777777" w:rsidR="001C5F16" w:rsidRPr="006D2839" w:rsidRDefault="001C5F16" w:rsidP="0046640B">
                              <w:pPr>
                                <w:pStyle w:val="BodyText"/>
                                <w:spacing w:after="0pt"/>
                                <w:ind w:firstLine="0pt"/>
                                <w:rPr>
                                  <w:color w:val="000000" w:themeColor="text1"/>
                                  <w:sz w:val="18"/>
                                  <w:szCs w:val="18"/>
                                  <w:lang w:val="en-US"/>
                                </w:rPr>
                              </w:pPr>
                              <w:proofErr w:type="spellStart"/>
                              <w:r w:rsidRPr="006D2839">
                                <w:rPr>
                                  <w:color w:val="000000" w:themeColor="text1"/>
                                  <w:sz w:val="18"/>
                                  <w:szCs w:val="18"/>
                                  <w:lang w:val="en-US"/>
                                </w:rPr>
                                <w:t>LightGBM</w:t>
                              </w:r>
                              <w:proofErr w:type="spellEnd"/>
                            </w:p>
                          </w:tc>
                          <w:tc>
                            <w:tcPr>
                              <w:tcW w:w="402.05pt" w:type="dxa"/>
                            </w:tcPr>
                            <w:p w14:paraId="4C6B03F6"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 xml:space="preserve">n estimators = 400, max depth = 5, learning rate 0.06, num leaves = 31, subsample = 0.85, </w:t>
                              </w:r>
                              <w:proofErr w:type="spellStart"/>
                              <w:r w:rsidRPr="006D2839">
                                <w:rPr>
                                  <w:color w:val="000000" w:themeColor="text1"/>
                                  <w:sz w:val="18"/>
                                  <w:szCs w:val="18"/>
                                  <w:lang w:val="en-US"/>
                                </w:rPr>
                                <w:t>colsample</w:t>
                              </w:r>
                              <w:proofErr w:type="spellEnd"/>
                              <w:r w:rsidRPr="006D2839">
                                <w:rPr>
                                  <w:color w:val="000000" w:themeColor="text1"/>
                                  <w:sz w:val="18"/>
                                  <w:szCs w:val="18"/>
                                  <w:lang w:val="en-US"/>
                                </w:rPr>
                                <w:t xml:space="preserve"> </w:t>
                              </w:r>
                              <w:proofErr w:type="spellStart"/>
                              <w:r w:rsidRPr="006D2839">
                                <w:rPr>
                                  <w:color w:val="000000" w:themeColor="text1"/>
                                  <w:sz w:val="18"/>
                                  <w:szCs w:val="18"/>
                                  <w:lang w:val="en-US"/>
                                </w:rPr>
                                <w:t>bytree</w:t>
                              </w:r>
                              <w:proofErr w:type="spellEnd"/>
                              <w:r w:rsidRPr="006D2839">
                                <w:rPr>
                                  <w:color w:val="000000" w:themeColor="text1"/>
                                  <w:sz w:val="18"/>
                                  <w:szCs w:val="18"/>
                                  <w:lang w:val="en-US"/>
                                </w:rPr>
                                <w:t xml:space="preserve"> = 0.85, min child samples = 20, reg α = 0.05, reg λ = 1.5, early stopping (50 rounds).</w:t>
                              </w:r>
                            </w:p>
                          </w:tc>
                        </w:tr>
                        <w:tr w:rsidR="001C5F16" w:rsidRPr="009F7804" w14:paraId="7A43F1EF" w14:textId="77777777" w:rsidTr="002B04A2">
                          <w:trPr>
                            <w:trHeight w:val="260"/>
                          </w:trPr>
                          <w:tc>
                            <w:tcPr>
                              <w:tcW w:w="81pt" w:type="dxa"/>
                            </w:tcPr>
                            <w:p w14:paraId="1BF21446" w14:textId="77777777" w:rsidR="001C5F16" w:rsidRPr="006D2839" w:rsidRDefault="001C5F16" w:rsidP="0046640B">
                              <w:pPr>
                                <w:pStyle w:val="BodyText"/>
                                <w:spacing w:after="0pt"/>
                                <w:ind w:firstLine="0pt"/>
                                <w:rPr>
                                  <w:color w:val="000000" w:themeColor="text1"/>
                                  <w:sz w:val="18"/>
                                  <w:szCs w:val="18"/>
                                  <w:lang w:val="en-US"/>
                                </w:rPr>
                              </w:pPr>
                              <w:proofErr w:type="spellStart"/>
                              <w:r w:rsidRPr="006D2839">
                                <w:rPr>
                                  <w:color w:val="000000" w:themeColor="text1"/>
                                  <w:sz w:val="18"/>
                                  <w:szCs w:val="18"/>
                                  <w:lang w:val="en-US"/>
                                </w:rPr>
                                <w:t>TabNet</w:t>
                              </w:r>
                              <w:proofErr w:type="spellEnd"/>
                            </w:p>
                          </w:tc>
                          <w:tc>
                            <w:tcPr>
                              <w:tcW w:w="402.05pt" w:type="dxa"/>
                            </w:tcPr>
                            <w:p w14:paraId="3100798D" w14:textId="77777777" w:rsidR="001C5F16" w:rsidRPr="006D2839" w:rsidRDefault="001C5F16" w:rsidP="0046640B">
                              <w:pPr>
                                <w:pStyle w:val="BodyText"/>
                                <w:spacing w:after="0pt"/>
                                <w:ind w:firstLine="0pt"/>
                                <w:rPr>
                                  <w:color w:val="000000" w:themeColor="text1"/>
                                  <w:sz w:val="18"/>
                                  <w:szCs w:val="18"/>
                                  <w:lang w:val="en-US"/>
                                </w:rPr>
                              </w:pPr>
                              <w:proofErr w:type="spellStart"/>
                              <w:r w:rsidRPr="006D2839">
                                <w:rPr>
                                  <w:color w:val="000000" w:themeColor="text1"/>
                                  <w:sz w:val="18"/>
                                  <w:szCs w:val="18"/>
                                  <w:lang w:val="en-US"/>
                                </w:rPr>
                                <w:t>n</w:t>
                              </w:r>
                              <w:r w:rsidRPr="006D2839">
                                <w:rPr>
                                  <w:color w:val="000000" w:themeColor="text1"/>
                                  <w:sz w:val="18"/>
                                  <w:szCs w:val="18"/>
                                  <w:vertAlign w:val="subscript"/>
                                  <w:lang w:val="en-US"/>
                                </w:rPr>
                                <w:t>d</w:t>
                              </w:r>
                              <w:proofErr w:type="spellEnd"/>
                              <w:r w:rsidRPr="006D2839">
                                <w:rPr>
                                  <w:color w:val="000000" w:themeColor="text1"/>
                                  <w:sz w:val="18"/>
                                  <w:szCs w:val="18"/>
                                  <w:lang w:val="en-US"/>
                                </w:rPr>
                                <w:t xml:space="preserve"> = </w:t>
                              </w:r>
                              <w:proofErr w:type="spellStart"/>
                              <w:r w:rsidRPr="006D2839">
                                <w:rPr>
                                  <w:color w:val="000000" w:themeColor="text1"/>
                                  <w:sz w:val="18"/>
                                  <w:szCs w:val="18"/>
                                  <w:lang w:val="en-US"/>
                                </w:rPr>
                                <w:t>n</w:t>
                              </w:r>
                              <w:r w:rsidRPr="006D2839">
                                <w:rPr>
                                  <w:color w:val="000000" w:themeColor="text1"/>
                                  <w:sz w:val="18"/>
                                  <w:szCs w:val="18"/>
                                  <w:vertAlign w:val="subscript"/>
                                  <w:lang w:val="en-US"/>
                                </w:rPr>
                                <w:t>a</w:t>
                              </w:r>
                              <w:proofErr w:type="spellEnd"/>
                              <w:r w:rsidRPr="006D2839">
                                <w:rPr>
                                  <w:color w:val="000000" w:themeColor="text1"/>
                                  <w:sz w:val="18"/>
                                  <w:szCs w:val="18"/>
                                  <w:lang w:val="en-US"/>
                                </w:rPr>
                                <w:t xml:space="preserve"> = 32, n steps = 6, γ = 1.3, </w:t>
                              </w:r>
                              <w:proofErr w:type="spellStart"/>
                              <w:r w:rsidRPr="006D2839">
                                <w:rPr>
                                  <w:color w:val="000000" w:themeColor="text1"/>
                                  <w:sz w:val="18"/>
                                  <w:szCs w:val="18"/>
                                  <w:lang w:val="en-US"/>
                                </w:rPr>
                                <w:t>n</w:t>
                              </w:r>
                              <w:proofErr w:type="spellEnd"/>
                              <w:r w:rsidRPr="006D2839">
                                <w:rPr>
                                  <w:color w:val="000000" w:themeColor="text1"/>
                                  <w:sz w:val="18"/>
                                  <w:szCs w:val="18"/>
                                  <w:lang w:val="en-US"/>
                                </w:rPr>
                                <w:t xml:space="preserve"> independent = n shared = 2, </w:t>
                              </w:r>
                              <w:proofErr w:type="spellStart"/>
                              <w:r w:rsidRPr="006D2839">
                                <w:rPr>
                                  <w:color w:val="000000" w:themeColor="text1"/>
                                  <w:sz w:val="18"/>
                                  <w:szCs w:val="18"/>
                                  <w:lang w:val="en-US"/>
                                </w:rPr>
                                <w:t>λ</w:t>
                              </w:r>
                              <w:r w:rsidRPr="006D2839">
                                <w:rPr>
                                  <w:color w:val="000000" w:themeColor="text1"/>
                                  <w:sz w:val="18"/>
                                  <w:szCs w:val="18"/>
                                  <w:vertAlign w:val="subscript"/>
                                  <w:lang w:val="en-US"/>
                                </w:rPr>
                                <w:t>sparse</w:t>
                              </w:r>
                              <w:proofErr w:type="spellEnd"/>
                              <w:r w:rsidRPr="006D2839">
                                <w:rPr>
                                  <w:color w:val="000000" w:themeColor="text1"/>
                                  <w:sz w:val="18"/>
                                  <w:szCs w:val="18"/>
                                  <w:lang w:val="en-US"/>
                                </w:rPr>
                                <w:t xml:space="preserve"> = 10</w:t>
                              </w:r>
                              <w:r w:rsidRPr="006D2839">
                                <w:rPr>
                                  <w:color w:val="000000" w:themeColor="text1"/>
                                  <w:sz w:val="18"/>
                                  <w:szCs w:val="18"/>
                                  <w:vertAlign w:val="superscript"/>
                                  <w:lang w:val="en-US"/>
                                </w:rPr>
                                <w:t>−3</w:t>
                              </w:r>
                              <w:r w:rsidRPr="006D2839">
                                <w:rPr>
                                  <w:color w:val="000000" w:themeColor="text1"/>
                                  <w:sz w:val="18"/>
                                  <w:szCs w:val="18"/>
                                  <w:lang w:val="en-US"/>
                                </w:rPr>
                                <w:t xml:space="preserve">, mask type </w:t>
                              </w:r>
                              <w:proofErr w:type="spellStart"/>
                              <w:r w:rsidRPr="006D2839">
                                <w:rPr>
                                  <w:color w:val="000000" w:themeColor="text1"/>
                                  <w:sz w:val="18"/>
                                  <w:szCs w:val="18"/>
                                  <w:lang w:val="en-US"/>
                                </w:rPr>
                                <w:t>entmax</w:t>
                              </w:r>
                              <w:proofErr w:type="spellEnd"/>
                              <w:r w:rsidRPr="006D2839">
                                <w:rPr>
                                  <w:color w:val="000000" w:themeColor="text1"/>
                                  <w:sz w:val="18"/>
                                  <w:szCs w:val="18"/>
                                  <w:lang w:val="en-US"/>
                                </w:rPr>
                                <w:t>, Adam (</w:t>
                              </w:r>
                              <w:proofErr w:type="spellStart"/>
                              <w:r w:rsidRPr="006D2839">
                                <w:rPr>
                                  <w:color w:val="000000" w:themeColor="text1"/>
                                  <w:sz w:val="18"/>
                                  <w:szCs w:val="18"/>
                                  <w:lang w:val="en-US"/>
                                </w:rPr>
                                <w:t>lr</w:t>
                              </w:r>
                              <w:proofErr w:type="spellEnd"/>
                              <w:r w:rsidRPr="006D2839">
                                <w:rPr>
                                  <w:color w:val="000000" w:themeColor="text1"/>
                                  <w:sz w:val="18"/>
                                  <w:szCs w:val="18"/>
                                  <w:lang w:val="en-US"/>
                                </w:rPr>
                                <w:t xml:space="preserve"> = 1.5 x 10</w:t>
                              </w:r>
                              <w:r w:rsidRPr="006D2839">
                                <w:rPr>
                                  <w:color w:val="000000" w:themeColor="text1"/>
                                  <w:sz w:val="18"/>
                                  <w:szCs w:val="18"/>
                                  <w:vertAlign w:val="superscript"/>
                                  <w:lang w:val="en-US"/>
                                </w:rPr>
                                <w:t>−2</w:t>
                              </w:r>
                              <w:r w:rsidRPr="006D2839">
                                <w:rPr>
                                  <w:color w:val="000000" w:themeColor="text1"/>
                                  <w:sz w:val="18"/>
                                  <w:szCs w:val="18"/>
                                  <w:lang w:val="en-US"/>
                                </w:rPr>
                                <w:t xml:space="preserve">) with </w:t>
                              </w:r>
                              <w:proofErr w:type="spellStart"/>
                              <w:r w:rsidRPr="006D2839">
                                <w:rPr>
                                  <w:color w:val="000000" w:themeColor="text1"/>
                                  <w:sz w:val="18"/>
                                  <w:szCs w:val="18"/>
                                  <w:lang w:val="en-US"/>
                                </w:rPr>
                                <w:t>StepLR</w:t>
                              </w:r>
                              <w:proofErr w:type="spellEnd"/>
                              <w:r w:rsidRPr="006D2839">
                                <w:rPr>
                                  <w:color w:val="000000" w:themeColor="text1"/>
                                  <w:sz w:val="18"/>
                                  <w:szCs w:val="18"/>
                                  <w:lang w:val="en-US"/>
                                </w:rPr>
                                <w:t xml:space="preserve"> schedule, batch size 512, max 150 epochs with patience 25.</w:t>
                              </w:r>
                            </w:p>
                          </w:tc>
                        </w:tr>
                        <w:tr w:rsidR="001C5F16" w:rsidRPr="009F7804" w14:paraId="3CB420DA" w14:textId="77777777" w:rsidTr="002B04A2">
                          <w:trPr>
                            <w:trHeight w:val="260"/>
                          </w:trPr>
                          <w:tc>
                            <w:tcPr>
                              <w:tcW w:w="81pt" w:type="dxa"/>
                            </w:tcPr>
                            <w:p w14:paraId="1BA54441"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TCN (Dense Surrogate)</w:t>
                              </w:r>
                            </w:p>
                          </w:tc>
                          <w:tc>
                            <w:tcPr>
                              <w:tcW w:w="402.05pt" w:type="dxa"/>
                            </w:tcPr>
                            <w:p w14:paraId="2E3830C7" w14:textId="77777777" w:rsidR="001C5F16" w:rsidRPr="006D2839" w:rsidRDefault="001C5F16" w:rsidP="00BA40B0">
                              <w:pPr>
                                <w:pStyle w:val="BodyText"/>
                                <w:ind w:firstLine="0pt"/>
                                <w:rPr>
                                  <w:color w:val="000000" w:themeColor="text1"/>
                                  <w:sz w:val="18"/>
                                  <w:szCs w:val="18"/>
                                  <w:lang w:val="en-US"/>
                                </w:rPr>
                              </w:pPr>
                              <w:r w:rsidRPr="006D2839">
                                <w:rPr>
                                  <w:color w:val="000000" w:themeColor="text1"/>
                                  <w:sz w:val="18"/>
                                  <w:szCs w:val="18"/>
                                  <w:lang w:val="en-US"/>
                                </w:rPr>
                                <w:t xml:space="preserve">Dense stack 512-256-128-64-32 with Swish activation, </w:t>
                              </w:r>
                              <w:proofErr w:type="spellStart"/>
                              <w:r w:rsidRPr="006D2839">
                                <w:rPr>
                                  <w:color w:val="000000" w:themeColor="text1"/>
                                  <w:sz w:val="18"/>
                                  <w:szCs w:val="18"/>
                                  <w:lang w:val="en-US"/>
                                </w:rPr>
                                <w:t>BatchNorm</w:t>
                              </w:r>
                              <w:proofErr w:type="spellEnd"/>
                              <w:r w:rsidRPr="006D2839">
                                <w:rPr>
                                  <w:color w:val="000000" w:themeColor="text1"/>
                                  <w:sz w:val="18"/>
                                  <w:szCs w:val="18"/>
                                  <w:lang w:val="en-US"/>
                                </w:rPr>
                                <w:t xml:space="preserve">, dropouts (0.4/0.4/0.3/0.2/0.15), L2 regularization (0.001 except final 0.0005), optimizer </w:t>
                              </w:r>
                              <w:proofErr w:type="spellStart"/>
                              <w:r w:rsidRPr="006D2839">
                                <w:rPr>
                                  <w:color w:val="000000" w:themeColor="text1"/>
                                  <w:sz w:val="18"/>
                                  <w:szCs w:val="18"/>
                                  <w:lang w:val="en-US"/>
                                </w:rPr>
                                <w:t>AdamW</w:t>
                              </w:r>
                              <w:proofErr w:type="spellEnd"/>
                              <w:r w:rsidRPr="006D2839">
                                <w:rPr>
                                  <w:color w:val="000000" w:themeColor="text1"/>
                                  <w:sz w:val="18"/>
                                  <w:szCs w:val="18"/>
                                  <w:lang w:val="en-US"/>
                                </w:rPr>
                                <w:t xml:space="preserve"> (</w:t>
                              </w:r>
                              <w:proofErr w:type="spellStart"/>
                              <w:r w:rsidRPr="006D2839">
                                <w:rPr>
                                  <w:color w:val="000000" w:themeColor="text1"/>
                                  <w:sz w:val="18"/>
                                  <w:szCs w:val="18"/>
                                  <w:lang w:val="en-US"/>
                                </w:rPr>
                                <w:t>lr</w:t>
                              </w:r>
                              <w:proofErr w:type="spellEnd"/>
                              <w:r w:rsidRPr="006D2839">
                                <w:rPr>
                                  <w:color w:val="000000" w:themeColor="text1"/>
                                  <w:sz w:val="18"/>
                                  <w:szCs w:val="18"/>
                                  <w:lang w:val="en-US"/>
                                </w:rPr>
                                <w:t xml:space="preserve"> = 10</w:t>
                              </w:r>
                              <w:r w:rsidRPr="006D2839">
                                <w:rPr>
                                  <w:color w:val="000000" w:themeColor="text1"/>
                                  <w:sz w:val="18"/>
                                  <w:szCs w:val="18"/>
                                  <w:vertAlign w:val="superscript"/>
                                  <w:lang w:val="en-US"/>
                                </w:rPr>
                                <w:t>−3</w:t>
                              </w:r>
                              <w:r w:rsidRPr="006D2839">
                                <w:rPr>
                                  <w:color w:val="000000" w:themeColor="text1"/>
                                  <w:sz w:val="18"/>
                                  <w:szCs w:val="18"/>
                                  <w:lang w:val="en-US"/>
                                </w:rPr>
                                <w:t>, weight decay 10</w:t>
                              </w:r>
                              <w:r w:rsidRPr="006D2839">
                                <w:rPr>
                                  <w:color w:val="000000" w:themeColor="text1"/>
                                  <w:sz w:val="18"/>
                                  <w:szCs w:val="18"/>
                                  <w:vertAlign w:val="superscript"/>
                                  <w:lang w:val="en-US"/>
                                </w:rPr>
                                <w:t>−4</w:t>
                              </w:r>
                              <w:r w:rsidRPr="006D2839">
                                <w:rPr>
                                  <w:color w:val="000000" w:themeColor="text1"/>
                                  <w:sz w:val="18"/>
                                  <w:szCs w:val="18"/>
                                  <w:lang w:val="en-US"/>
                                </w:rPr>
                                <w:t xml:space="preserve">), batch size 256, 150 epochs with cosine-decay scheduler, early stopping and </w:t>
                              </w:r>
                              <w:proofErr w:type="spellStart"/>
                              <w:r w:rsidRPr="006D2839">
                                <w:rPr>
                                  <w:color w:val="000000" w:themeColor="text1"/>
                                  <w:sz w:val="18"/>
                                  <w:szCs w:val="18"/>
                                  <w:lang w:val="en-US"/>
                                </w:rPr>
                                <w:t>ReduceLROnPlateau</w:t>
                              </w:r>
                              <w:proofErr w:type="spellEnd"/>
                              <w:r w:rsidRPr="006D2839">
                                <w:rPr>
                                  <w:color w:val="000000" w:themeColor="text1"/>
                                  <w:sz w:val="18"/>
                                  <w:szCs w:val="18"/>
                                  <w:lang w:val="en-US"/>
                                </w:rPr>
                                <w:t>.</w:t>
                              </w:r>
                            </w:p>
                          </w:tc>
                        </w:tr>
                        <w:tr w:rsidR="001C5F16" w:rsidRPr="009F7804" w14:paraId="537A150A" w14:textId="77777777" w:rsidTr="005B0A34">
                          <w:trPr>
                            <w:trHeight w:val="260"/>
                          </w:trPr>
                          <w:tc>
                            <w:tcPr>
                              <w:tcW w:w="81pt" w:type="dxa"/>
                              <w:tcBorders>
                                <w:bottom w:val="single" w:sz="4" w:space="0" w:color="000000"/>
                              </w:tcBorders>
                            </w:tcPr>
                            <w:p w14:paraId="655D2DE0"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LSTM</w:t>
                              </w:r>
                            </w:p>
                          </w:tc>
                          <w:tc>
                            <w:tcPr>
                              <w:tcW w:w="402.05pt" w:type="dxa"/>
                              <w:tcBorders>
                                <w:bottom w:val="single" w:sz="4" w:space="0" w:color="000000"/>
                              </w:tcBorders>
                            </w:tcPr>
                            <w:p w14:paraId="42B5CCAE"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 xml:space="preserve">Two LSTM layers (128 and 64 units, dropout 0.3) Dense (32, </w:t>
                              </w:r>
                              <w:proofErr w:type="spellStart"/>
                              <w:r w:rsidRPr="006D2839">
                                <w:rPr>
                                  <w:color w:val="000000" w:themeColor="text1"/>
                                  <w:sz w:val="18"/>
                                  <w:szCs w:val="18"/>
                                  <w:lang w:val="en-US"/>
                                </w:rPr>
                                <w:t>ReLU</w:t>
                              </w:r>
                              <w:proofErr w:type="spellEnd"/>
                              <w:r w:rsidRPr="006D2839">
                                <w:rPr>
                                  <w:color w:val="000000" w:themeColor="text1"/>
                                  <w:sz w:val="18"/>
                                  <w:szCs w:val="18"/>
                                  <w:lang w:val="en-US"/>
                                </w:rPr>
                                <w:t xml:space="preserve">) + </w:t>
                              </w:r>
                              <w:proofErr w:type="spellStart"/>
                              <w:r w:rsidRPr="006D2839">
                                <w:rPr>
                                  <w:color w:val="000000" w:themeColor="text1"/>
                                  <w:sz w:val="18"/>
                                  <w:szCs w:val="18"/>
                                  <w:lang w:val="en-US"/>
                                </w:rPr>
                                <w:t>BatchNorm</w:t>
                              </w:r>
                              <w:proofErr w:type="spellEnd"/>
                              <w:r w:rsidRPr="006D2839">
                                <w:rPr>
                                  <w:color w:val="000000" w:themeColor="text1"/>
                                  <w:sz w:val="18"/>
                                  <w:szCs w:val="18"/>
                                  <w:lang w:val="en-US"/>
                                </w:rPr>
                                <w:t xml:space="preserve"> + dropout 0.2, optimizer Adam (</w:t>
                              </w:r>
                              <w:proofErr w:type="spellStart"/>
                              <w:r w:rsidRPr="006D2839">
                                <w:rPr>
                                  <w:color w:val="000000" w:themeColor="text1"/>
                                  <w:sz w:val="18"/>
                                  <w:szCs w:val="18"/>
                                  <w:lang w:val="en-US"/>
                                </w:rPr>
                                <w:t>lr</w:t>
                              </w:r>
                              <w:proofErr w:type="spellEnd"/>
                              <w:r w:rsidRPr="006D2839">
                                <w:rPr>
                                  <w:color w:val="000000" w:themeColor="text1"/>
                                  <w:sz w:val="18"/>
                                  <w:szCs w:val="18"/>
                                  <w:lang w:val="en-US"/>
                                </w:rPr>
                                <w:t xml:space="preserve"> = 10</w:t>
                              </w:r>
                              <w:r w:rsidRPr="006D2839">
                                <w:rPr>
                                  <w:color w:val="000000" w:themeColor="text1"/>
                                  <w:sz w:val="18"/>
                                  <w:szCs w:val="18"/>
                                  <w:vertAlign w:val="superscript"/>
                                  <w:lang w:val="en-US"/>
                                </w:rPr>
                                <w:t>−3</w:t>
                              </w:r>
                              <w:r w:rsidRPr="006D2839">
                                <w:rPr>
                                  <w:color w:val="000000" w:themeColor="text1"/>
                                  <w:sz w:val="18"/>
                                  <w:szCs w:val="18"/>
                                  <w:lang w:val="en-US"/>
                                </w:rPr>
                                <w:t xml:space="preserve">), MSE loss, batch size 256, 100 epochs with early stopping + </w:t>
                              </w:r>
                              <w:proofErr w:type="spellStart"/>
                              <w:r w:rsidRPr="006D2839">
                                <w:rPr>
                                  <w:color w:val="000000" w:themeColor="text1"/>
                                  <w:sz w:val="18"/>
                                  <w:szCs w:val="18"/>
                                  <w:lang w:val="en-US"/>
                                </w:rPr>
                                <w:t>ReduceLROnPlateau</w:t>
                              </w:r>
                              <w:proofErr w:type="spellEnd"/>
                              <w:r w:rsidRPr="006D2839">
                                <w:rPr>
                                  <w:color w:val="000000" w:themeColor="text1"/>
                                  <w:sz w:val="18"/>
                                  <w:szCs w:val="18"/>
                                  <w:lang w:val="en-US"/>
                                </w:rPr>
                                <w:t>.</w:t>
                              </w:r>
                            </w:p>
                          </w:tc>
                        </w:tr>
                      </w:tbl>
                      <w:p w14:paraId="0D85F4B5" w14:textId="77777777" w:rsidR="001C5F16" w:rsidRDefault="001C5F16" w:rsidP="001C5F16"/>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C44AD3">
        <w:t xml:space="preserve">complexity models, tree-based medium complexity models and </w:t>
      </w:r>
      <w:r w:rsidR="008C789F">
        <w:t xml:space="preserve">advanced </w:t>
      </w:r>
      <w:r w:rsidRPr="00C44AD3">
        <w:t xml:space="preserve">deep learning </w:t>
      </w:r>
      <w:r w:rsidR="00AA09FF">
        <w:t xml:space="preserve">based </w:t>
      </w:r>
      <w:r w:rsidRPr="00C44AD3">
        <w:t xml:space="preserve">high complexity architectures. The selection of specific model was driven by the diverse multi-source nature of our dataset, which combined temporal environmental, infrastructure data and economic indicators. </w:t>
      </w:r>
    </w:p>
    <w:p w14:paraId="6D06F8AA" w14:textId="34152F79" w:rsidR="00DB07BF" w:rsidRDefault="002937E8" w:rsidP="002937E8">
      <w:pPr>
        <w:jc w:val="both"/>
      </w:pPr>
      <w:r w:rsidRPr="00C44AD3">
        <w:t xml:space="preserve">     We employed polynomial regression and support vector machines as our baseline low complexity models. These models while effective for simple </w:t>
      </w:r>
      <w:r w:rsidR="00DB07BF" w:rsidRPr="00C44AD3">
        <w:t>relationships</w:t>
      </w:r>
      <w:r w:rsidRPr="00C44AD3">
        <w:t xml:space="preserve"> we anticipated might struggle with our multi sourced dataset</w:t>
      </w:r>
      <w:r w:rsidR="00DB07BF" w:rsidRPr="00C44AD3">
        <w:t xml:space="preserve">, which can include complex nonlinear interactions inherent in agriculture settings. Consequently, we implemented three tree-based methods: Random Forest, </w:t>
      </w:r>
      <w:proofErr w:type="spellStart"/>
      <w:r w:rsidR="00DB07BF" w:rsidRPr="00C44AD3">
        <w:t>LightGBM</w:t>
      </w:r>
      <w:proofErr w:type="spellEnd"/>
      <w:r w:rsidR="00DB07BF" w:rsidRPr="00C44AD3">
        <w:t xml:space="preserve"> and </w:t>
      </w:r>
      <w:proofErr w:type="spellStart"/>
      <w:r w:rsidR="00DB07BF" w:rsidRPr="00C44AD3">
        <w:t>XGBoost</w:t>
      </w:r>
      <w:proofErr w:type="spellEnd"/>
      <w:r w:rsidR="00DB07BF" w:rsidRPr="00C44AD3">
        <w:t xml:space="preserve">. These models were chosen for their proven reliability on tabular data </w:t>
      </w:r>
      <w:r w:rsidR="00C42359">
        <w:t>[</w:t>
      </w:r>
      <w:r w:rsidR="007D27FB">
        <w:t>19</w:t>
      </w:r>
      <w:r w:rsidR="00C42359">
        <w:t xml:space="preserve">] </w:t>
      </w:r>
      <w:r w:rsidR="00DB07BF" w:rsidRPr="00C44AD3">
        <w:t xml:space="preserve">and multicollinearity among features. </w:t>
      </w:r>
      <w:proofErr w:type="spellStart"/>
      <w:r w:rsidR="00DB07BF" w:rsidRPr="00C44AD3">
        <w:t>LightGBM</w:t>
      </w:r>
      <w:proofErr w:type="spellEnd"/>
      <w:r w:rsidR="00DB07BF" w:rsidRPr="00C44AD3">
        <w:t>, specifically, was configured with a decision-tree framework to efficiently capture feature relationships using leaf-wise growth while maintaining</w:t>
      </w:r>
      <w:r w:rsidR="00DB07BF" w:rsidRPr="00DB07BF">
        <w:t xml:space="preserve"> computational efficiency</w:t>
      </w:r>
      <w:r w:rsidR="005075C6">
        <w:t>.</w:t>
      </w:r>
    </w:p>
    <w:p w14:paraId="1E253057" w14:textId="78B2464F" w:rsidR="00DB07BF" w:rsidRDefault="009F51A6" w:rsidP="002937E8">
      <w:pPr>
        <w:jc w:val="both"/>
      </w:pPr>
      <w:r w:rsidRPr="002937E8">
        <w:rPr>
          <w:noProof/>
          <w:sz w:val="18"/>
          <w:szCs w:val="18"/>
        </w:rPr>
        <w:drawing>
          <wp:anchor distT="45720" distB="45720" distL="114300" distR="114300" simplePos="0" relativeHeight="251668485" behindDoc="0" locked="0" layoutInCell="1" allowOverlap="1" wp14:anchorId="18A764DA" wp14:editId="01484CB2">
            <wp:simplePos x="0" y="0"/>
            <wp:positionH relativeFrom="margin">
              <wp:align>right</wp:align>
            </wp:positionH>
            <wp:positionV relativeFrom="paragraph">
              <wp:posOffset>975100</wp:posOffset>
            </wp:positionV>
            <wp:extent cx="3086735" cy="2705735"/>
            <wp:effectExtent l="0" t="0" r="0" b="0"/>
            <wp:wrapTopAndBottom/>
            <wp:docPr id="4" name="Text Box 4"/>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86735" cy="2705735"/>
                    </a:xfrm>
                    <a:prstGeom prst="rect">
                      <a:avLst/>
                    </a:prstGeom>
                    <a:solidFill>
                      <a:srgbClr val="FFFFFF"/>
                    </a:solidFill>
                    <a:ln w="9525">
                      <a:noFill/>
                      <a:miter lim="800%"/>
                      <a:headEnd/>
                      <a:tailEnd/>
                    </a:ln>
                  </wp:spPr>
                  <wp:txbx>
                    <wne:txbxContent>
                      <w:p w14:paraId="05ADD358" w14:textId="0261727A" w:rsidR="003C3B10" w:rsidRPr="006D2839" w:rsidRDefault="003C3B10" w:rsidP="003C3B10">
                        <w:pPr>
                          <w:jc w:val="both"/>
                          <w:rPr>
                            <w:sz w:val="18"/>
                            <w:szCs w:val="18"/>
                          </w:rPr>
                        </w:pPr>
                        <w:r w:rsidRPr="006D2839">
                          <w:rPr>
                            <w:b/>
                            <w:bCs/>
                            <w:sz w:val="18"/>
                            <w:szCs w:val="18"/>
                          </w:rPr>
                          <w:t xml:space="preserve">Table </w:t>
                        </w:r>
                        <w:r>
                          <w:rPr>
                            <w:b/>
                            <w:bCs/>
                            <w:sz w:val="18"/>
                            <w:szCs w:val="18"/>
                          </w:rPr>
                          <w:t>3</w:t>
                        </w:r>
                        <w:r w:rsidRPr="006D2839">
                          <w:rPr>
                            <w:b/>
                            <w:bCs/>
                            <w:sz w:val="18"/>
                            <w:szCs w:val="18"/>
                          </w:rPr>
                          <w:t>.</w:t>
                        </w:r>
                        <w:r w:rsidRPr="006D2839">
                          <w:rPr>
                            <w:sz w:val="18"/>
                            <w:szCs w:val="18"/>
                          </w:rPr>
                          <w:t xml:space="preserve"> </w:t>
                        </w:r>
                        <w:r>
                          <w:rPr>
                            <w:sz w:val="18"/>
                            <w:szCs w:val="18"/>
                          </w:rPr>
                          <w:t>Model Performance for predicting county-level corn production in Bushels (without using acres planted).</w:t>
                        </w:r>
                      </w:p>
                      <w:p w14:paraId="78918C3D" w14:textId="77777777" w:rsidR="003C3B10" w:rsidRPr="00B47017" w:rsidRDefault="003C3B10" w:rsidP="003C3B10">
                        <w:pPr>
                          <w:jc w:val="both"/>
                          <w:rPr>
                            <w:i/>
                            <w:iCs/>
                            <w:sz w:val="16"/>
                            <w:szCs w:val="16"/>
                          </w:rPr>
                        </w:pPr>
                      </w:p>
                      <w:tbl>
                        <w:tblPr>
                          <w:tblW w:w="233.55pt" w:type="dxa"/>
                          <w:tblLayout w:type="fixed"/>
                          <w:tblCellMar>
                            <w:start w:w="0pt" w:type="dxa"/>
                            <w:end w:w="0pt" w:type="dxa"/>
                          </w:tblCellMar>
                          <w:tblLook w:firstRow="1" w:lastRow="1" w:firstColumn="1" w:lastColumn="1" w:noHBand="0" w:noVBand="0"/>
                        </w:tblPr>
                        <w:tblGrid>
                          <w:gridCol w:w="951"/>
                          <w:gridCol w:w="669"/>
                          <w:gridCol w:w="1144"/>
                          <w:gridCol w:w="1044"/>
                          <w:gridCol w:w="863"/>
                        </w:tblGrid>
                        <w:tr w:rsidR="003C3B10" w14:paraId="624BB4FB" w14:textId="77777777" w:rsidTr="006C5DF5">
                          <w:trPr>
                            <w:trHeight w:val="212"/>
                          </w:trPr>
                          <w:tc>
                            <w:tcPr>
                              <w:tcW w:w="47.55pt" w:type="dxa"/>
                              <w:tcBorders>
                                <w:top w:val="single" w:sz="6" w:space="0" w:color="000000"/>
                                <w:bottom w:val="single" w:sz="4" w:space="0" w:color="000000"/>
                              </w:tcBorders>
                            </w:tcPr>
                            <w:p w14:paraId="00112E16" w14:textId="77777777" w:rsidR="003C3B10" w:rsidRPr="00914AE7" w:rsidRDefault="003C3B10" w:rsidP="003C3B10">
                              <w:pPr>
                                <w:pStyle w:val="BodyText"/>
                                <w:ind w:firstLine="0pt"/>
                                <w:rPr>
                                  <w:b/>
                                  <w:bCs/>
                                  <w:sz w:val="18"/>
                                  <w:szCs w:val="18"/>
                                </w:rPr>
                              </w:pPr>
                              <w:r w:rsidRPr="00914AE7">
                                <w:rPr>
                                  <w:b/>
                                  <w:bCs/>
                                  <w:sz w:val="18"/>
                                  <w:szCs w:val="18"/>
                                </w:rPr>
                                <w:t>Model</w:t>
                              </w:r>
                            </w:p>
                          </w:tc>
                          <w:tc>
                            <w:tcPr>
                              <w:tcW w:w="33.45pt" w:type="dxa"/>
                              <w:tcBorders>
                                <w:top w:val="single" w:sz="6" w:space="0" w:color="000000"/>
                                <w:bottom w:val="single" w:sz="4" w:space="0" w:color="000000"/>
                              </w:tcBorders>
                            </w:tcPr>
                            <w:p w14:paraId="2E21C265" w14:textId="77777777" w:rsidR="003C3B10" w:rsidRPr="00914AE7" w:rsidRDefault="003C3B10" w:rsidP="003C3B10">
                              <w:pPr>
                                <w:pStyle w:val="BodyText"/>
                                <w:ind w:hanging="0.10pt"/>
                                <w:jc w:val="start"/>
                                <w:rPr>
                                  <w:b/>
                                  <w:bCs/>
                                  <w:sz w:val="18"/>
                                  <w:szCs w:val="18"/>
                                </w:rPr>
                              </w:pPr>
                              <w:r w:rsidRPr="00914AE7">
                                <w:rPr>
                                  <w:b/>
                                  <w:bCs/>
                                  <w:sz w:val="18"/>
                                  <w:szCs w:val="18"/>
                                </w:rPr>
                                <w:t>R</w:t>
                              </w:r>
                              <w:r w:rsidRPr="009E629A">
                                <w:rPr>
                                  <w:b/>
                                  <w:bCs/>
                                  <w:sz w:val="18"/>
                                  <w:szCs w:val="18"/>
                                  <w:vertAlign w:val="superscript"/>
                                </w:rPr>
                                <w:t>2</w:t>
                              </w:r>
                            </w:p>
                          </w:tc>
                          <w:tc>
                            <w:tcPr>
                              <w:tcW w:w="57.20pt" w:type="dxa"/>
                              <w:tcBorders>
                                <w:top w:val="single" w:sz="6" w:space="0" w:color="000000"/>
                                <w:bottom w:val="single" w:sz="4" w:space="0" w:color="000000"/>
                              </w:tcBorders>
                            </w:tcPr>
                            <w:p w14:paraId="602B67F5" w14:textId="77777777" w:rsidR="003C3B10" w:rsidRPr="00914AE7" w:rsidRDefault="003C3B10" w:rsidP="003C3B10">
                              <w:pPr>
                                <w:pStyle w:val="BodyText"/>
                                <w:ind w:firstLine="0pt"/>
                                <w:jc w:val="start"/>
                                <w:rPr>
                                  <w:b/>
                                  <w:bCs/>
                                  <w:sz w:val="18"/>
                                  <w:szCs w:val="18"/>
                                </w:rPr>
                              </w:pPr>
                              <w:r w:rsidRPr="00914AE7">
                                <w:rPr>
                                  <w:b/>
                                  <w:bCs/>
                                  <w:sz w:val="18"/>
                                  <w:szCs w:val="18"/>
                                </w:rPr>
                                <w:t>RMSE (Bu)</w:t>
                              </w:r>
                            </w:p>
                          </w:tc>
                          <w:tc>
                            <w:tcPr>
                              <w:tcW w:w="52.20pt" w:type="dxa"/>
                              <w:tcBorders>
                                <w:top w:val="single" w:sz="6" w:space="0" w:color="000000"/>
                                <w:bottom w:val="single" w:sz="4" w:space="0" w:color="000000"/>
                              </w:tcBorders>
                            </w:tcPr>
                            <w:p w14:paraId="7C4007DE" w14:textId="77777777" w:rsidR="003C3B10" w:rsidRPr="00914AE7" w:rsidRDefault="003C3B10" w:rsidP="003C3B10">
                              <w:pPr>
                                <w:pStyle w:val="BodyText"/>
                                <w:ind w:firstLine="0pt"/>
                                <w:jc w:val="start"/>
                                <w:rPr>
                                  <w:b/>
                                  <w:bCs/>
                                  <w:sz w:val="18"/>
                                  <w:szCs w:val="18"/>
                                </w:rPr>
                              </w:pPr>
                              <w:r w:rsidRPr="00914AE7">
                                <w:rPr>
                                  <w:b/>
                                  <w:bCs/>
                                  <w:sz w:val="18"/>
                                  <w:szCs w:val="18"/>
                                </w:rPr>
                                <w:t>MAE (Bu)</w:t>
                              </w:r>
                            </w:p>
                          </w:tc>
                          <w:tc>
                            <w:tcPr>
                              <w:tcW w:w="43.15pt" w:type="dxa"/>
                              <w:tcBorders>
                                <w:top w:val="single" w:sz="6" w:space="0" w:color="000000"/>
                                <w:bottom w:val="single" w:sz="4" w:space="0" w:color="000000"/>
                              </w:tcBorders>
                            </w:tcPr>
                            <w:p w14:paraId="3F7ABA59" w14:textId="77777777" w:rsidR="003C3B10" w:rsidRPr="00914AE7" w:rsidRDefault="003C3B10" w:rsidP="006C5DF5">
                              <w:pPr>
                                <w:pStyle w:val="BodyText"/>
                                <w:ind w:firstLine="0.05pt"/>
                                <w:jc w:val="start"/>
                                <w:rPr>
                                  <w:b/>
                                  <w:bCs/>
                                  <w:sz w:val="18"/>
                                  <w:szCs w:val="18"/>
                                </w:rPr>
                              </w:pPr>
                              <w:r w:rsidRPr="00914AE7">
                                <w:rPr>
                                  <w:b/>
                                  <w:bCs/>
                                  <w:sz w:val="18"/>
                                  <w:szCs w:val="18"/>
                                </w:rPr>
                                <w:t>MAPE (%)</w:t>
                              </w:r>
                            </w:p>
                          </w:tc>
                        </w:tr>
                        <w:tr w:rsidR="003C3B10" w14:paraId="2594A35C" w14:textId="77777777" w:rsidTr="006C5DF5">
                          <w:trPr>
                            <w:trHeight w:val="191"/>
                          </w:trPr>
                          <w:tc>
                            <w:tcPr>
                              <w:tcW w:w="47.55pt" w:type="dxa"/>
                              <w:tcBorders>
                                <w:top w:val="single" w:sz="4" w:space="0" w:color="000000"/>
                              </w:tcBorders>
                            </w:tcPr>
                            <w:p w14:paraId="0D6AFA6C" w14:textId="77777777" w:rsidR="003C3B10" w:rsidRPr="00914AE7" w:rsidRDefault="003C3B10" w:rsidP="003C3B10">
                              <w:pPr>
                                <w:pStyle w:val="BodyText"/>
                                <w:ind w:firstLine="0pt"/>
                                <w:rPr>
                                  <w:sz w:val="18"/>
                                  <w:szCs w:val="18"/>
                                </w:rPr>
                              </w:pPr>
                              <w:proofErr w:type="spellStart"/>
                              <w:r w:rsidRPr="00914AE7">
                                <w:rPr>
                                  <w:sz w:val="18"/>
                                  <w:szCs w:val="18"/>
                                </w:rPr>
                                <w:t>LightGBM</w:t>
                              </w:r>
                              <w:proofErr w:type="spellEnd"/>
                            </w:p>
                          </w:tc>
                          <w:tc>
                            <w:tcPr>
                              <w:tcW w:w="33.45pt" w:type="dxa"/>
                              <w:tcBorders>
                                <w:top w:val="single" w:sz="4" w:space="0" w:color="000000"/>
                              </w:tcBorders>
                            </w:tcPr>
                            <w:p w14:paraId="5C15B0AA" w14:textId="77777777" w:rsidR="003C3B10" w:rsidRPr="009E629A" w:rsidRDefault="003C3B10" w:rsidP="003C3B10">
                              <w:pPr>
                                <w:pStyle w:val="BodyText"/>
                                <w:ind w:hanging="0.10pt"/>
                                <w:jc w:val="start"/>
                                <w:rPr>
                                  <w:b/>
                                  <w:bCs/>
                                  <w:sz w:val="18"/>
                                  <w:szCs w:val="18"/>
                                </w:rPr>
                              </w:pPr>
                              <w:r w:rsidRPr="009E629A">
                                <w:rPr>
                                  <w:b/>
                                  <w:bCs/>
                                  <w:sz w:val="18"/>
                                  <w:szCs w:val="18"/>
                                </w:rPr>
                                <w:t>0.973</w:t>
                              </w:r>
                            </w:p>
                          </w:tc>
                          <w:tc>
                            <w:tcPr>
                              <w:tcW w:w="57.20pt" w:type="dxa"/>
                              <w:tcBorders>
                                <w:top w:val="single" w:sz="4" w:space="0" w:color="000000"/>
                              </w:tcBorders>
                            </w:tcPr>
                            <w:p w14:paraId="472742C6" w14:textId="77777777" w:rsidR="003C3B10" w:rsidRPr="00157DBF" w:rsidRDefault="003C3B10" w:rsidP="003C3B10">
                              <w:pPr>
                                <w:pStyle w:val="BodyText"/>
                                <w:ind w:firstLine="0pt"/>
                                <w:jc w:val="start"/>
                                <w:rPr>
                                  <w:b/>
                                  <w:bCs/>
                                  <w:sz w:val="18"/>
                                  <w:szCs w:val="18"/>
                                </w:rPr>
                              </w:pPr>
                              <w:r w:rsidRPr="00157DBF">
                                <w:rPr>
                                  <w:b/>
                                  <w:bCs/>
                                  <w:sz w:val="18"/>
                                  <w:szCs w:val="18"/>
                                </w:rPr>
                                <w:t>2 214 708</w:t>
                              </w:r>
                            </w:p>
                          </w:tc>
                          <w:tc>
                            <w:tcPr>
                              <w:tcW w:w="52.20pt" w:type="dxa"/>
                              <w:tcBorders>
                                <w:top w:val="single" w:sz="4" w:space="0" w:color="000000"/>
                              </w:tcBorders>
                            </w:tcPr>
                            <w:p w14:paraId="483977AD" w14:textId="77777777" w:rsidR="003C3B10" w:rsidRPr="00157DBF" w:rsidRDefault="003C3B10" w:rsidP="003C3B10">
                              <w:pPr>
                                <w:pStyle w:val="BodyText"/>
                                <w:ind w:firstLine="0pt"/>
                                <w:jc w:val="start"/>
                                <w:rPr>
                                  <w:b/>
                                  <w:bCs/>
                                  <w:sz w:val="18"/>
                                  <w:szCs w:val="18"/>
                                </w:rPr>
                              </w:pPr>
                              <w:r w:rsidRPr="00157DBF">
                                <w:rPr>
                                  <w:b/>
                                  <w:bCs/>
                                  <w:sz w:val="18"/>
                                  <w:szCs w:val="18"/>
                                </w:rPr>
                                <w:t>1 244 142</w:t>
                              </w:r>
                            </w:p>
                          </w:tc>
                          <w:tc>
                            <w:tcPr>
                              <w:tcW w:w="43.15pt" w:type="dxa"/>
                              <w:tcBorders>
                                <w:top w:val="single" w:sz="4" w:space="0" w:color="000000"/>
                              </w:tcBorders>
                            </w:tcPr>
                            <w:p w14:paraId="5FB10834" w14:textId="77777777" w:rsidR="003C3B10" w:rsidRPr="00914AE7" w:rsidRDefault="003C3B10" w:rsidP="006C5DF5">
                              <w:pPr>
                                <w:pStyle w:val="BodyText"/>
                                <w:ind w:firstLine="0pt"/>
                                <w:rPr>
                                  <w:sz w:val="18"/>
                                  <w:szCs w:val="18"/>
                                </w:rPr>
                              </w:pPr>
                              <w:r w:rsidRPr="00914AE7">
                                <w:rPr>
                                  <w:sz w:val="18"/>
                                  <w:szCs w:val="18"/>
                                </w:rPr>
                                <w:t>19.30</w:t>
                              </w:r>
                            </w:p>
                          </w:tc>
                        </w:tr>
                        <w:tr w:rsidR="003C3B10" w14:paraId="5D4E6527" w14:textId="77777777" w:rsidTr="006C5DF5">
                          <w:trPr>
                            <w:trHeight w:val="156"/>
                          </w:trPr>
                          <w:tc>
                            <w:tcPr>
                              <w:tcW w:w="47.55pt" w:type="dxa"/>
                            </w:tcPr>
                            <w:p w14:paraId="524BCC8C" w14:textId="77777777" w:rsidR="003C3B10" w:rsidRPr="00914AE7" w:rsidRDefault="003C3B10" w:rsidP="003C3B10">
                              <w:pPr>
                                <w:pStyle w:val="BodyText"/>
                                <w:ind w:firstLine="0pt"/>
                                <w:rPr>
                                  <w:sz w:val="18"/>
                                  <w:szCs w:val="18"/>
                                </w:rPr>
                              </w:pPr>
                              <w:proofErr w:type="spellStart"/>
                              <w:r w:rsidRPr="00914AE7">
                                <w:rPr>
                                  <w:sz w:val="18"/>
                                  <w:szCs w:val="18"/>
                                </w:rPr>
                                <w:t>XGBoost</w:t>
                              </w:r>
                              <w:proofErr w:type="spellEnd"/>
                            </w:p>
                          </w:tc>
                          <w:tc>
                            <w:tcPr>
                              <w:tcW w:w="33.45pt" w:type="dxa"/>
                            </w:tcPr>
                            <w:p w14:paraId="40F305AE" w14:textId="77777777" w:rsidR="003C3B10" w:rsidRPr="00914AE7" w:rsidRDefault="003C3B10" w:rsidP="003C3B10">
                              <w:pPr>
                                <w:pStyle w:val="BodyText"/>
                                <w:ind w:hanging="0.10pt"/>
                                <w:jc w:val="start"/>
                                <w:rPr>
                                  <w:sz w:val="18"/>
                                  <w:szCs w:val="18"/>
                                </w:rPr>
                              </w:pPr>
                              <w:r w:rsidRPr="00914AE7">
                                <w:rPr>
                                  <w:sz w:val="18"/>
                                  <w:szCs w:val="18"/>
                                </w:rPr>
                                <w:t>0.969</w:t>
                              </w:r>
                            </w:p>
                          </w:tc>
                          <w:tc>
                            <w:tcPr>
                              <w:tcW w:w="57.20pt" w:type="dxa"/>
                            </w:tcPr>
                            <w:p w14:paraId="462DB07D" w14:textId="77777777" w:rsidR="003C3B10" w:rsidRPr="00914AE7" w:rsidRDefault="003C3B10" w:rsidP="003C3B10">
                              <w:pPr>
                                <w:pStyle w:val="BodyText"/>
                                <w:ind w:firstLine="0pt"/>
                                <w:jc w:val="start"/>
                                <w:rPr>
                                  <w:sz w:val="18"/>
                                  <w:szCs w:val="18"/>
                                </w:rPr>
                              </w:pPr>
                              <w:r w:rsidRPr="00914AE7">
                                <w:rPr>
                                  <w:sz w:val="18"/>
                                  <w:szCs w:val="18"/>
                                </w:rPr>
                                <w:t>2 380 045</w:t>
                              </w:r>
                            </w:p>
                          </w:tc>
                          <w:tc>
                            <w:tcPr>
                              <w:tcW w:w="52.20pt" w:type="dxa"/>
                            </w:tcPr>
                            <w:p w14:paraId="61D881CD" w14:textId="77777777" w:rsidR="003C3B10" w:rsidRPr="00914AE7" w:rsidRDefault="003C3B10" w:rsidP="003C3B10">
                              <w:pPr>
                                <w:pStyle w:val="BodyText"/>
                                <w:ind w:firstLine="0pt"/>
                                <w:jc w:val="start"/>
                                <w:rPr>
                                  <w:sz w:val="18"/>
                                  <w:szCs w:val="18"/>
                                </w:rPr>
                              </w:pPr>
                              <w:r w:rsidRPr="00914AE7">
                                <w:rPr>
                                  <w:sz w:val="18"/>
                                  <w:szCs w:val="18"/>
                                </w:rPr>
                                <w:t>1 361 743</w:t>
                              </w:r>
                            </w:p>
                          </w:tc>
                          <w:tc>
                            <w:tcPr>
                              <w:tcW w:w="43.15pt" w:type="dxa"/>
                            </w:tcPr>
                            <w:p w14:paraId="49F87FDF" w14:textId="77777777" w:rsidR="003C3B10" w:rsidRPr="00914AE7" w:rsidRDefault="003C3B10" w:rsidP="006C5DF5">
                              <w:pPr>
                                <w:pStyle w:val="BodyText"/>
                                <w:ind w:firstLine="0pt"/>
                                <w:rPr>
                                  <w:sz w:val="18"/>
                                  <w:szCs w:val="18"/>
                                </w:rPr>
                              </w:pPr>
                              <w:r w:rsidRPr="00914AE7">
                                <w:rPr>
                                  <w:sz w:val="18"/>
                                  <w:szCs w:val="18"/>
                                </w:rPr>
                                <w:t>28.40</w:t>
                              </w:r>
                            </w:p>
                          </w:tc>
                        </w:tr>
                        <w:tr w:rsidR="003C3B10" w14:paraId="5A3346F9" w14:textId="77777777" w:rsidTr="006C5DF5">
                          <w:trPr>
                            <w:trHeight w:val="156"/>
                          </w:trPr>
                          <w:tc>
                            <w:tcPr>
                              <w:tcW w:w="47.55pt" w:type="dxa"/>
                            </w:tcPr>
                            <w:p w14:paraId="238B6C86" w14:textId="77777777" w:rsidR="003C3B10" w:rsidRPr="00914AE7" w:rsidRDefault="003C3B10" w:rsidP="003C3B10">
                              <w:pPr>
                                <w:pStyle w:val="BodyText"/>
                                <w:ind w:firstLine="0pt"/>
                                <w:rPr>
                                  <w:sz w:val="18"/>
                                  <w:szCs w:val="18"/>
                                </w:rPr>
                              </w:pPr>
                              <w:r w:rsidRPr="00914AE7">
                                <w:rPr>
                                  <w:sz w:val="18"/>
                                  <w:szCs w:val="18"/>
                                </w:rPr>
                                <w:t>Random Forest</w:t>
                              </w:r>
                            </w:p>
                          </w:tc>
                          <w:tc>
                            <w:tcPr>
                              <w:tcW w:w="33.45pt" w:type="dxa"/>
                            </w:tcPr>
                            <w:p w14:paraId="36CF24FA" w14:textId="77777777" w:rsidR="003C3B10" w:rsidRPr="00914AE7" w:rsidRDefault="003C3B10" w:rsidP="003C3B10">
                              <w:pPr>
                                <w:pStyle w:val="BodyText"/>
                                <w:ind w:hanging="0.10pt"/>
                                <w:jc w:val="start"/>
                                <w:rPr>
                                  <w:sz w:val="18"/>
                                  <w:szCs w:val="18"/>
                                </w:rPr>
                              </w:pPr>
                              <w:r w:rsidRPr="00914AE7">
                                <w:rPr>
                                  <w:sz w:val="18"/>
                                  <w:szCs w:val="18"/>
                                </w:rPr>
                                <w:t>0.920</w:t>
                              </w:r>
                            </w:p>
                          </w:tc>
                          <w:tc>
                            <w:tcPr>
                              <w:tcW w:w="57.20pt" w:type="dxa"/>
                            </w:tcPr>
                            <w:p w14:paraId="43CA4B8F" w14:textId="77777777" w:rsidR="003C3B10" w:rsidRPr="00914AE7" w:rsidRDefault="003C3B10" w:rsidP="003C3B10">
                              <w:pPr>
                                <w:pStyle w:val="BodyText"/>
                                <w:ind w:firstLine="0pt"/>
                                <w:jc w:val="start"/>
                                <w:rPr>
                                  <w:sz w:val="18"/>
                                  <w:szCs w:val="18"/>
                                </w:rPr>
                              </w:pPr>
                              <w:r w:rsidRPr="00914AE7">
                                <w:rPr>
                                  <w:sz w:val="18"/>
                                  <w:szCs w:val="18"/>
                                </w:rPr>
                                <w:t>3 843 023</w:t>
                              </w:r>
                            </w:p>
                          </w:tc>
                          <w:tc>
                            <w:tcPr>
                              <w:tcW w:w="52.20pt" w:type="dxa"/>
                            </w:tcPr>
                            <w:p w14:paraId="42C18464" w14:textId="77777777" w:rsidR="003C3B10" w:rsidRPr="00914AE7" w:rsidRDefault="003C3B10" w:rsidP="003C3B10">
                              <w:pPr>
                                <w:pStyle w:val="BodyText"/>
                                <w:ind w:firstLine="0pt"/>
                                <w:jc w:val="start"/>
                                <w:rPr>
                                  <w:sz w:val="18"/>
                                  <w:szCs w:val="18"/>
                                </w:rPr>
                              </w:pPr>
                              <w:r w:rsidRPr="00914AE7">
                                <w:rPr>
                                  <w:sz w:val="18"/>
                                  <w:szCs w:val="18"/>
                                </w:rPr>
                                <w:t>2 398 066</w:t>
                              </w:r>
                            </w:p>
                          </w:tc>
                          <w:tc>
                            <w:tcPr>
                              <w:tcW w:w="43.15pt" w:type="dxa"/>
                            </w:tcPr>
                            <w:p w14:paraId="1500C932" w14:textId="77777777" w:rsidR="003C3B10" w:rsidRPr="00157DBF" w:rsidRDefault="003C3B10" w:rsidP="006C5DF5">
                              <w:pPr>
                                <w:pStyle w:val="BodyText"/>
                                <w:ind w:firstLine="0pt"/>
                                <w:rPr>
                                  <w:b/>
                                  <w:bCs/>
                                  <w:sz w:val="18"/>
                                  <w:szCs w:val="18"/>
                                </w:rPr>
                              </w:pPr>
                              <w:r w:rsidRPr="00157DBF">
                                <w:rPr>
                                  <w:b/>
                                  <w:bCs/>
                                  <w:sz w:val="18"/>
                                  <w:szCs w:val="18"/>
                                </w:rPr>
                                <w:t>18.22</w:t>
                              </w:r>
                            </w:p>
                          </w:tc>
                        </w:tr>
                        <w:tr w:rsidR="003C3B10" w14:paraId="7D649022" w14:textId="77777777" w:rsidTr="006C5DF5">
                          <w:trPr>
                            <w:trHeight w:val="156"/>
                          </w:trPr>
                          <w:tc>
                            <w:tcPr>
                              <w:tcW w:w="47.55pt" w:type="dxa"/>
                            </w:tcPr>
                            <w:p w14:paraId="7C36A70E" w14:textId="77777777" w:rsidR="003C3B10" w:rsidRPr="00914AE7" w:rsidRDefault="003C3B10" w:rsidP="003C3B10">
                              <w:pPr>
                                <w:pStyle w:val="BodyText"/>
                                <w:ind w:firstLine="0pt"/>
                                <w:rPr>
                                  <w:sz w:val="18"/>
                                  <w:szCs w:val="18"/>
                                </w:rPr>
                              </w:pPr>
                              <w:r w:rsidRPr="00914AE7">
                                <w:rPr>
                                  <w:sz w:val="18"/>
                                  <w:szCs w:val="18"/>
                                </w:rPr>
                                <w:t>SVM</w:t>
                              </w:r>
                            </w:p>
                          </w:tc>
                          <w:tc>
                            <w:tcPr>
                              <w:tcW w:w="33.45pt" w:type="dxa"/>
                            </w:tcPr>
                            <w:p w14:paraId="57B3B3CE" w14:textId="77777777" w:rsidR="003C3B10" w:rsidRPr="00914AE7" w:rsidRDefault="003C3B10" w:rsidP="003C3B10">
                              <w:pPr>
                                <w:pStyle w:val="BodyText"/>
                                <w:ind w:hanging="0.10pt"/>
                                <w:jc w:val="start"/>
                                <w:rPr>
                                  <w:sz w:val="18"/>
                                  <w:szCs w:val="18"/>
                                </w:rPr>
                              </w:pPr>
                              <w:r w:rsidRPr="00914AE7">
                                <w:rPr>
                                  <w:sz w:val="18"/>
                                  <w:szCs w:val="18"/>
                                </w:rPr>
                                <w:t>0.877</w:t>
                              </w:r>
                            </w:p>
                          </w:tc>
                          <w:tc>
                            <w:tcPr>
                              <w:tcW w:w="57.20pt" w:type="dxa"/>
                            </w:tcPr>
                            <w:p w14:paraId="2405B915" w14:textId="77777777" w:rsidR="003C3B10" w:rsidRPr="00914AE7" w:rsidRDefault="003C3B10" w:rsidP="003C3B10">
                              <w:pPr>
                                <w:pStyle w:val="BodyText"/>
                                <w:ind w:firstLine="0pt"/>
                                <w:jc w:val="start"/>
                                <w:rPr>
                                  <w:sz w:val="18"/>
                                  <w:szCs w:val="18"/>
                                </w:rPr>
                              </w:pPr>
                              <w:r w:rsidRPr="00914AE7">
                                <w:rPr>
                                  <w:sz w:val="18"/>
                                  <w:szCs w:val="18"/>
                                </w:rPr>
                                <w:t>4 761 207</w:t>
                              </w:r>
                            </w:p>
                          </w:tc>
                          <w:tc>
                            <w:tcPr>
                              <w:tcW w:w="52.20pt" w:type="dxa"/>
                            </w:tcPr>
                            <w:p w14:paraId="0A9A2CE7" w14:textId="77777777" w:rsidR="003C3B10" w:rsidRPr="00914AE7" w:rsidRDefault="003C3B10" w:rsidP="003C3B10">
                              <w:pPr>
                                <w:pStyle w:val="BodyText"/>
                                <w:ind w:firstLine="0pt"/>
                                <w:jc w:val="start"/>
                                <w:rPr>
                                  <w:sz w:val="18"/>
                                  <w:szCs w:val="18"/>
                                </w:rPr>
                              </w:pPr>
                              <w:r w:rsidRPr="00914AE7">
                                <w:rPr>
                                  <w:sz w:val="18"/>
                                  <w:szCs w:val="18"/>
                                </w:rPr>
                                <w:t>2 611 453</w:t>
                              </w:r>
                            </w:p>
                          </w:tc>
                          <w:tc>
                            <w:tcPr>
                              <w:tcW w:w="43.15pt" w:type="dxa"/>
                            </w:tcPr>
                            <w:p w14:paraId="57B95E54" w14:textId="77777777" w:rsidR="003C3B10" w:rsidRPr="00914AE7" w:rsidRDefault="003C3B10" w:rsidP="006C5DF5">
                              <w:pPr>
                                <w:pStyle w:val="BodyText"/>
                                <w:ind w:firstLine="0pt"/>
                                <w:rPr>
                                  <w:sz w:val="18"/>
                                  <w:szCs w:val="18"/>
                                </w:rPr>
                              </w:pPr>
                              <w:r w:rsidRPr="00914AE7">
                                <w:rPr>
                                  <w:sz w:val="18"/>
                                  <w:szCs w:val="18"/>
                                </w:rPr>
                                <w:t>18.68</w:t>
                              </w:r>
                            </w:p>
                          </w:tc>
                        </w:tr>
                        <w:tr w:rsidR="003C3B10" w14:paraId="6500118D" w14:textId="77777777" w:rsidTr="006C5DF5">
                          <w:trPr>
                            <w:trHeight w:val="156"/>
                          </w:trPr>
                          <w:tc>
                            <w:tcPr>
                              <w:tcW w:w="47.55pt" w:type="dxa"/>
                            </w:tcPr>
                            <w:p w14:paraId="15FA5D78" w14:textId="77777777" w:rsidR="003C3B10" w:rsidRPr="00914AE7" w:rsidRDefault="003C3B10" w:rsidP="003C3B10">
                              <w:pPr>
                                <w:pStyle w:val="BodyText"/>
                                <w:ind w:firstLine="0pt"/>
                                <w:rPr>
                                  <w:sz w:val="18"/>
                                  <w:szCs w:val="18"/>
                                </w:rPr>
                              </w:pPr>
                              <w:proofErr w:type="spellStart"/>
                              <w:r w:rsidRPr="00914AE7">
                                <w:rPr>
                                  <w:sz w:val="18"/>
                                  <w:szCs w:val="18"/>
                                </w:rPr>
                                <w:t>TabNet</w:t>
                              </w:r>
                              <w:proofErr w:type="spellEnd"/>
                            </w:p>
                          </w:tc>
                          <w:tc>
                            <w:tcPr>
                              <w:tcW w:w="33.45pt" w:type="dxa"/>
                            </w:tcPr>
                            <w:p w14:paraId="40E07479" w14:textId="77777777" w:rsidR="003C3B10" w:rsidRPr="00914AE7" w:rsidRDefault="003C3B10" w:rsidP="003C3B10">
                              <w:pPr>
                                <w:pStyle w:val="BodyText"/>
                                <w:ind w:hanging="0.10pt"/>
                                <w:jc w:val="start"/>
                                <w:rPr>
                                  <w:sz w:val="18"/>
                                  <w:szCs w:val="18"/>
                                </w:rPr>
                              </w:pPr>
                              <w:r w:rsidRPr="00914AE7">
                                <w:rPr>
                                  <w:sz w:val="18"/>
                                  <w:szCs w:val="18"/>
                                </w:rPr>
                                <w:t>0.877</w:t>
                              </w:r>
                            </w:p>
                          </w:tc>
                          <w:tc>
                            <w:tcPr>
                              <w:tcW w:w="57.20pt" w:type="dxa"/>
                            </w:tcPr>
                            <w:p w14:paraId="7DE1226A" w14:textId="77777777" w:rsidR="003C3B10" w:rsidRPr="00914AE7" w:rsidRDefault="003C3B10" w:rsidP="003C3B10">
                              <w:pPr>
                                <w:pStyle w:val="BodyText"/>
                                <w:ind w:firstLine="0pt"/>
                                <w:jc w:val="start"/>
                                <w:rPr>
                                  <w:sz w:val="18"/>
                                  <w:szCs w:val="18"/>
                                </w:rPr>
                              </w:pPr>
                              <w:r w:rsidRPr="00914AE7">
                                <w:rPr>
                                  <w:sz w:val="18"/>
                                  <w:szCs w:val="18"/>
                                </w:rPr>
                                <w:t>4 756 090</w:t>
                              </w:r>
                            </w:p>
                          </w:tc>
                          <w:tc>
                            <w:tcPr>
                              <w:tcW w:w="52.20pt" w:type="dxa"/>
                            </w:tcPr>
                            <w:p w14:paraId="40F24241" w14:textId="77777777" w:rsidR="003C3B10" w:rsidRPr="00914AE7" w:rsidRDefault="003C3B10" w:rsidP="003C3B10">
                              <w:pPr>
                                <w:pStyle w:val="BodyText"/>
                                <w:ind w:firstLine="0pt"/>
                                <w:jc w:val="start"/>
                                <w:rPr>
                                  <w:sz w:val="18"/>
                                  <w:szCs w:val="18"/>
                                </w:rPr>
                              </w:pPr>
                              <w:r w:rsidRPr="00914AE7">
                                <w:rPr>
                                  <w:sz w:val="18"/>
                                  <w:szCs w:val="18"/>
                                </w:rPr>
                                <w:t>2 904 723</w:t>
                              </w:r>
                            </w:p>
                          </w:tc>
                          <w:tc>
                            <w:tcPr>
                              <w:tcW w:w="43.15pt" w:type="dxa"/>
                            </w:tcPr>
                            <w:p w14:paraId="28E49A4C" w14:textId="77777777" w:rsidR="003C3B10" w:rsidRPr="00914AE7" w:rsidRDefault="003C3B10" w:rsidP="006C5DF5">
                              <w:pPr>
                                <w:pStyle w:val="BodyText"/>
                                <w:ind w:firstLine="0pt"/>
                                <w:rPr>
                                  <w:sz w:val="18"/>
                                  <w:szCs w:val="18"/>
                                </w:rPr>
                              </w:pPr>
                              <w:r w:rsidRPr="00914AE7">
                                <w:rPr>
                                  <w:sz w:val="18"/>
                                  <w:szCs w:val="18"/>
                                </w:rPr>
                                <w:t>31.24</w:t>
                              </w:r>
                            </w:p>
                          </w:tc>
                        </w:tr>
                        <w:tr w:rsidR="003C3B10" w14:paraId="24CC9CDA" w14:textId="77777777" w:rsidTr="006C5DF5">
                          <w:trPr>
                            <w:trHeight w:val="156"/>
                          </w:trPr>
                          <w:tc>
                            <w:tcPr>
                              <w:tcW w:w="47.55pt" w:type="dxa"/>
                            </w:tcPr>
                            <w:p w14:paraId="4EAE340D" w14:textId="77777777" w:rsidR="003C3B10" w:rsidRPr="00914AE7" w:rsidRDefault="003C3B10" w:rsidP="003C3B10">
                              <w:pPr>
                                <w:pStyle w:val="BodyText"/>
                                <w:ind w:firstLine="0pt"/>
                                <w:rPr>
                                  <w:sz w:val="18"/>
                                  <w:szCs w:val="18"/>
                                </w:rPr>
                              </w:pPr>
                              <w:r w:rsidRPr="00914AE7">
                                <w:rPr>
                                  <w:sz w:val="18"/>
                                  <w:szCs w:val="18"/>
                                </w:rPr>
                                <w:t>LSTM</w:t>
                              </w:r>
                            </w:p>
                          </w:tc>
                          <w:tc>
                            <w:tcPr>
                              <w:tcW w:w="33.45pt" w:type="dxa"/>
                            </w:tcPr>
                            <w:p w14:paraId="0C0FAACC" w14:textId="77777777" w:rsidR="003C3B10" w:rsidRPr="00914AE7" w:rsidRDefault="003C3B10" w:rsidP="003C3B10">
                              <w:pPr>
                                <w:pStyle w:val="BodyText"/>
                                <w:ind w:hanging="0.10pt"/>
                                <w:jc w:val="start"/>
                                <w:rPr>
                                  <w:sz w:val="18"/>
                                  <w:szCs w:val="18"/>
                                </w:rPr>
                              </w:pPr>
                              <w:r w:rsidRPr="00914AE7">
                                <w:rPr>
                                  <w:sz w:val="18"/>
                                  <w:szCs w:val="18"/>
                                </w:rPr>
                                <w:t>0.874</w:t>
                              </w:r>
                            </w:p>
                          </w:tc>
                          <w:tc>
                            <w:tcPr>
                              <w:tcW w:w="57.20pt" w:type="dxa"/>
                            </w:tcPr>
                            <w:p w14:paraId="5017FFF1" w14:textId="77777777" w:rsidR="003C3B10" w:rsidRPr="00914AE7" w:rsidRDefault="003C3B10" w:rsidP="003C3B10">
                              <w:pPr>
                                <w:pStyle w:val="BodyText"/>
                                <w:ind w:firstLine="0pt"/>
                                <w:jc w:val="start"/>
                                <w:rPr>
                                  <w:sz w:val="18"/>
                                  <w:szCs w:val="18"/>
                                </w:rPr>
                              </w:pPr>
                              <w:r w:rsidRPr="00914AE7">
                                <w:rPr>
                                  <w:sz w:val="18"/>
                                  <w:szCs w:val="18"/>
                                </w:rPr>
                                <w:t>4 818 909</w:t>
                              </w:r>
                            </w:p>
                          </w:tc>
                          <w:tc>
                            <w:tcPr>
                              <w:tcW w:w="52.20pt" w:type="dxa"/>
                            </w:tcPr>
                            <w:p w14:paraId="43C2A45B" w14:textId="77777777" w:rsidR="003C3B10" w:rsidRPr="00914AE7" w:rsidRDefault="003C3B10" w:rsidP="003C3B10">
                              <w:pPr>
                                <w:pStyle w:val="BodyText"/>
                                <w:ind w:firstLine="0pt"/>
                                <w:jc w:val="start"/>
                                <w:rPr>
                                  <w:sz w:val="18"/>
                                  <w:szCs w:val="18"/>
                                </w:rPr>
                              </w:pPr>
                              <w:r w:rsidRPr="00914AE7">
                                <w:rPr>
                                  <w:sz w:val="18"/>
                                  <w:szCs w:val="18"/>
                                </w:rPr>
                                <w:t>2 976 509</w:t>
                              </w:r>
                            </w:p>
                          </w:tc>
                          <w:tc>
                            <w:tcPr>
                              <w:tcW w:w="43.15pt" w:type="dxa"/>
                            </w:tcPr>
                            <w:p w14:paraId="1D280ECD" w14:textId="77777777" w:rsidR="003C3B10" w:rsidRPr="00914AE7" w:rsidRDefault="003C3B10" w:rsidP="006C5DF5">
                              <w:pPr>
                                <w:pStyle w:val="BodyText"/>
                                <w:ind w:firstLine="0pt"/>
                                <w:rPr>
                                  <w:sz w:val="18"/>
                                  <w:szCs w:val="18"/>
                                </w:rPr>
                              </w:pPr>
                              <w:r w:rsidRPr="00914AE7">
                                <w:rPr>
                                  <w:sz w:val="18"/>
                                  <w:szCs w:val="18"/>
                                </w:rPr>
                                <w:t>19.33</w:t>
                              </w:r>
                            </w:p>
                          </w:tc>
                        </w:tr>
                        <w:tr w:rsidR="003C3B10" w14:paraId="2EBF602B" w14:textId="77777777" w:rsidTr="006C5DF5">
                          <w:trPr>
                            <w:trHeight w:val="156"/>
                          </w:trPr>
                          <w:tc>
                            <w:tcPr>
                              <w:tcW w:w="47.55pt" w:type="dxa"/>
                            </w:tcPr>
                            <w:p w14:paraId="58AA0A85" w14:textId="77777777" w:rsidR="003C3B10" w:rsidRPr="00914AE7" w:rsidRDefault="003C3B10" w:rsidP="003C3B10">
                              <w:pPr>
                                <w:pStyle w:val="BodyText"/>
                                <w:ind w:firstLine="0pt"/>
                                <w:rPr>
                                  <w:sz w:val="18"/>
                                  <w:szCs w:val="18"/>
                                </w:rPr>
                              </w:pPr>
                              <w:r w:rsidRPr="00914AE7">
                                <w:rPr>
                                  <w:sz w:val="18"/>
                                  <w:szCs w:val="18"/>
                                </w:rPr>
                                <w:t>TCN</w:t>
                              </w:r>
                            </w:p>
                          </w:tc>
                          <w:tc>
                            <w:tcPr>
                              <w:tcW w:w="33.45pt" w:type="dxa"/>
                            </w:tcPr>
                            <w:p w14:paraId="0E627A6B" w14:textId="77777777" w:rsidR="003C3B10" w:rsidRPr="00914AE7" w:rsidRDefault="003C3B10" w:rsidP="003C3B10">
                              <w:pPr>
                                <w:pStyle w:val="BodyText"/>
                                <w:ind w:hanging="0.10pt"/>
                                <w:jc w:val="start"/>
                                <w:rPr>
                                  <w:sz w:val="18"/>
                                  <w:szCs w:val="18"/>
                                </w:rPr>
                              </w:pPr>
                              <w:r w:rsidRPr="00914AE7">
                                <w:rPr>
                                  <w:sz w:val="18"/>
                                  <w:szCs w:val="18"/>
                                </w:rPr>
                                <w:t>0.863</w:t>
                              </w:r>
                            </w:p>
                          </w:tc>
                          <w:tc>
                            <w:tcPr>
                              <w:tcW w:w="57.20pt" w:type="dxa"/>
                            </w:tcPr>
                            <w:p w14:paraId="72FF1623" w14:textId="77777777" w:rsidR="003C3B10" w:rsidRPr="00914AE7" w:rsidRDefault="003C3B10" w:rsidP="003C3B10">
                              <w:pPr>
                                <w:pStyle w:val="BodyText"/>
                                <w:ind w:firstLine="0pt"/>
                                <w:jc w:val="start"/>
                                <w:rPr>
                                  <w:sz w:val="18"/>
                                  <w:szCs w:val="18"/>
                                </w:rPr>
                              </w:pPr>
                              <w:r w:rsidRPr="00914AE7">
                                <w:rPr>
                                  <w:sz w:val="18"/>
                                  <w:szCs w:val="18"/>
                                </w:rPr>
                                <w:t>5 018 746</w:t>
                              </w:r>
                            </w:p>
                          </w:tc>
                          <w:tc>
                            <w:tcPr>
                              <w:tcW w:w="52.20pt" w:type="dxa"/>
                            </w:tcPr>
                            <w:p w14:paraId="3F01308E" w14:textId="77777777" w:rsidR="003C3B10" w:rsidRPr="00914AE7" w:rsidRDefault="003C3B10" w:rsidP="003C3B10">
                              <w:pPr>
                                <w:pStyle w:val="BodyText"/>
                                <w:ind w:firstLine="0pt"/>
                                <w:jc w:val="start"/>
                                <w:rPr>
                                  <w:sz w:val="18"/>
                                  <w:szCs w:val="18"/>
                                </w:rPr>
                              </w:pPr>
                              <w:r w:rsidRPr="00914AE7">
                                <w:rPr>
                                  <w:sz w:val="18"/>
                                  <w:szCs w:val="18"/>
                                </w:rPr>
                                <w:t>3 340 846</w:t>
                              </w:r>
                            </w:p>
                          </w:tc>
                          <w:tc>
                            <w:tcPr>
                              <w:tcW w:w="43.15pt" w:type="dxa"/>
                            </w:tcPr>
                            <w:p w14:paraId="2BB08A88" w14:textId="77777777" w:rsidR="003C3B10" w:rsidRPr="00914AE7" w:rsidRDefault="003C3B10" w:rsidP="006C5DF5">
                              <w:pPr>
                                <w:pStyle w:val="BodyText"/>
                                <w:ind w:firstLine="0pt"/>
                                <w:rPr>
                                  <w:sz w:val="18"/>
                                  <w:szCs w:val="18"/>
                                </w:rPr>
                              </w:pPr>
                              <w:r w:rsidRPr="00914AE7">
                                <w:rPr>
                                  <w:sz w:val="18"/>
                                  <w:szCs w:val="18"/>
                                </w:rPr>
                                <w:t>21.21</w:t>
                              </w:r>
                            </w:p>
                          </w:tc>
                        </w:tr>
                        <w:tr w:rsidR="003C3B10" w14:paraId="0C710377" w14:textId="77777777" w:rsidTr="006C5DF5">
                          <w:trPr>
                            <w:trHeight w:val="179"/>
                          </w:trPr>
                          <w:tc>
                            <w:tcPr>
                              <w:tcW w:w="47.55pt" w:type="dxa"/>
                              <w:tcBorders>
                                <w:bottom w:val="single" w:sz="6" w:space="0" w:color="000000"/>
                              </w:tcBorders>
                            </w:tcPr>
                            <w:p w14:paraId="7ED92683" w14:textId="77777777" w:rsidR="003C3B10" w:rsidRPr="00914AE7" w:rsidRDefault="003C3B10" w:rsidP="003C3B10">
                              <w:pPr>
                                <w:pStyle w:val="BodyText"/>
                                <w:ind w:firstLine="0pt"/>
                                <w:rPr>
                                  <w:sz w:val="18"/>
                                  <w:szCs w:val="18"/>
                                </w:rPr>
                              </w:pPr>
                              <w:r w:rsidRPr="00914AE7">
                                <w:rPr>
                                  <w:sz w:val="18"/>
                                  <w:szCs w:val="18"/>
                                </w:rPr>
                                <w:t>Poly Regression</w:t>
                              </w:r>
                            </w:p>
                          </w:tc>
                          <w:tc>
                            <w:tcPr>
                              <w:tcW w:w="33.45pt" w:type="dxa"/>
                              <w:tcBorders>
                                <w:bottom w:val="single" w:sz="6" w:space="0" w:color="000000"/>
                              </w:tcBorders>
                            </w:tcPr>
                            <w:p w14:paraId="6BA76812" w14:textId="77777777" w:rsidR="003C3B10" w:rsidRPr="00914AE7" w:rsidRDefault="003C3B10" w:rsidP="003C3B10">
                              <w:pPr>
                                <w:pStyle w:val="BodyText"/>
                                <w:ind w:hanging="0.10pt"/>
                                <w:jc w:val="start"/>
                                <w:rPr>
                                  <w:sz w:val="18"/>
                                  <w:szCs w:val="18"/>
                                </w:rPr>
                              </w:pPr>
                              <w:r w:rsidRPr="00914AE7">
                                <w:rPr>
                                  <w:sz w:val="18"/>
                                  <w:szCs w:val="18"/>
                                </w:rPr>
                                <w:t>0.838</w:t>
                              </w:r>
                            </w:p>
                          </w:tc>
                          <w:tc>
                            <w:tcPr>
                              <w:tcW w:w="57.20pt" w:type="dxa"/>
                              <w:tcBorders>
                                <w:bottom w:val="single" w:sz="6" w:space="0" w:color="000000"/>
                              </w:tcBorders>
                            </w:tcPr>
                            <w:p w14:paraId="10507DBE" w14:textId="77777777" w:rsidR="003C3B10" w:rsidRPr="00914AE7" w:rsidRDefault="003C3B10" w:rsidP="003C3B10">
                              <w:pPr>
                                <w:pStyle w:val="BodyText"/>
                                <w:ind w:firstLine="0pt"/>
                                <w:jc w:val="start"/>
                                <w:rPr>
                                  <w:sz w:val="18"/>
                                  <w:szCs w:val="18"/>
                                </w:rPr>
                              </w:pPr>
                              <w:r w:rsidRPr="00914AE7">
                                <w:rPr>
                                  <w:sz w:val="18"/>
                                  <w:szCs w:val="18"/>
                                </w:rPr>
                                <w:t>5 468 820</w:t>
                              </w:r>
                            </w:p>
                          </w:tc>
                          <w:tc>
                            <w:tcPr>
                              <w:tcW w:w="52.20pt" w:type="dxa"/>
                              <w:tcBorders>
                                <w:bottom w:val="single" w:sz="6" w:space="0" w:color="000000"/>
                              </w:tcBorders>
                            </w:tcPr>
                            <w:p w14:paraId="7AF49798" w14:textId="77777777" w:rsidR="003C3B10" w:rsidRPr="00914AE7" w:rsidRDefault="003C3B10" w:rsidP="003C3B10">
                              <w:pPr>
                                <w:pStyle w:val="BodyText"/>
                                <w:ind w:firstLine="0pt"/>
                                <w:jc w:val="start"/>
                                <w:rPr>
                                  <w:sz w:val="18"/>
                                  <w:szCs w:val="18"/>
                                </w:rPr>
                              </w:pPr>
                              <w:r w:rsidRPr="00914AE7">
                                <w:rPr>
                                  <w:sz w:val="18"/>
                                  <w:szCs w:val="18"/>
                                </w:rPr>
                                <w:t>3 435 391</w:t>
                              </w:r>
                            </w:p>
                          </w:tc>
                          <w:tc>
                            <w:tcPr>
                              <w:tcW w:w="43.15pt" w:type="dxa"/>
                              <w:tcBorders>
                                <w:bottom w:val="single" w:sz="6" w:space="0" w:color="000000"/>
                              </w:tcBorders>
                            </w:tcPr>
                            <w:p w14:paraId="14689D8E" w14:textId="77777777" w:rsidR="003C3B10" w:rsidRPr="00914AE7" w:rsidRDefault="003C3B10" w:rsidP="006C5DF5">
                              <w:pPr>
                                <w:pStyle w:val="BodyText"/>
                                <w:ind w:firstLine="0pt"/>
                                <w:rPr>
                                  <w:sz w:val="18"/>
                                  <w:szCs w:val="18"/>
                                </w:rPr>
                              </w:pPr>
                              <w:r w:rsidRPr="00914AE7">
                                <w:rPr>
                                  <w:sz w:val="18"/>
                                  <w:szCs w:val="18"/>
                                </w:rPr>
                                <w:t>28.66</w:t>
                              </w:r>
                            </w:p>
                          </w:tc>
                        </w:tr>
                      </w:tbl>
                      <w:p w14:paraId="3E60242A" w14:textId="77777777" w:rsidR="003C3B10" w:rsidRDefault="003C3B10" w:rsidP="003C3B10"/>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DB07BF">
        <w:t xml:space="preserve">     Finally, to investigate the potential of sequential modeling due to the temporal nature of the dataset, we deployed deep learning architectures including </w:t>
      </w:r>
      <w:proofErr w:type="spellStart"/>
      <w:r w:rsidR="00DB07BF">
        <w:t>TabNet</w:t>
      </w:r>
      <w:proofErr w:type="spellEnd"/>
      <w:r w:rsidR="00DB07BF">
        <w:t xml:space="preserve">, Long Short-Term Memory (LSTM) Networks and Temporal Convolutional Networks (TCN). Given that crop growth is a biological process as well as temporal dependencies in monthly GLDAS and EIA data, TCN and LSTM were selected. </w:t>
      </w:r>
      <w:proofErr w:type="spellStart"/>
      <w:r w:rsidR="00DB07BF">
        <w:t>TabNet</w:t>
      </w:r>
      <w:proofErr w:type="spellEnd"/>
      <w:r w:rsidR="00DB07BF">
        <w:t xml:space="preserve"> was included to evaluate if attention-based mechanisms could better capture or select features from the high dimensional input space (64 features)</w:t>
      </w:r>
      <w:r w:rsidR="005075C6">
        <w:t>.</w:t>
      </w:r>
    </w:p>
    <w:p w14:paraId="744A1A17" w14:textId="4AB4A3DE" w:rsidR="001C5F16" w:rsidRDefault="00DB07BF" w:rsidP="002937E8">
      <w:pPr>
        <w:jc w:val="both"/>
      </w:pPr>
      <w:r>
        <w:t xml:space="preserve">    To rigorously evaluate model performance and prevent data leakage, we employed a temporal train-test split rather than random K-fold cross validation. The training set comprised of historical data from years 2000-2019 (10,409 samples). While the test set comprised data from years 2020-2022 (1,617 samples). This split simulated real world forecast where the future is not known, and prediction is based solely on historical knowledge. </w:t>
      </w:r>
    </w:p>
    <w:p w14:paraId="6589A525" w14:textId="0F9934D2" w:rsidR="001C5F16" w:rsidRPr="002937E8" w:rsidRDefault="001C5F16" w:rsidP="002937E8">
      <w:pPr>
        <w:jc w:val="both"/>
      </w:pPr>
      <w:r>
        <w:t xml:space="preserve">     A</w:t>
      </w:r>
      <w:r w:rsidRPr="001C5F16">
        <w:t xml:space="preserve">ll preprocessing steps, including log-transformations and standardization, were fitted on the training data and applied to the test set. Model performance was assessed using four metrics: Coefficient of Determination </w:t>
      </w:r>
      <w:r w:rsidRPr="002937E8">
        <w:rPr>
          <w:sz w:val="18"/>
          <w:szCs w:val="18"/>
          <w:lang w:val="en-GB"/>
        </w:rPr>
        <w:t>R</w:t>
      </w:r>
      <w:r w:rsidRPr="002937E8">
        <w:rPr>
          <w:sz w:val="18"/>
          <w:szCs w:val="18"/>
          <w:vertAlign w:val="superscript"/>
          <w:lang w:val="en-GB"/>
        </w:rPr>
        <w:t>2</w:t>
      </w:r>
      <w:r w:rsidRPr="001C5F16">
        <w:t xml:space="preserve"> </w:t>
      </w:r>
      <w:r>
        <w:t xml:space="preserve">to </w:t>
      </w:r>
      <w:r w:rsidRPr="001C5F16">
        <w:t>measure the proportion of variance explained; Root Mean Squared Error (RMSE) and Mean Absolute Error (MAE) to quantify the magnitude of prediction errors in bushels; and Mean Absolute Percentage Error (MAPE) to provide a relative error measure interpretable</w:t>
      </w:r>
      <w:r>
        <w:t xml:space="preserve"> </w:t>
      </w:r>
      <w:r w:rsidRPr="001C5F16">
        <w:t>vastly different production volume. Hyperparameters were optimized using a hybrid approach of grid search and random search, utilizing early stopping to prevent overfitting during the training</w:t>
      </w:r>
      <w:r>
        <w:t>.</w:t>
      </w:r>
    </w:p>
    <w:p w14:paraId="5D2DD83B" w14:textId="4716AB02" w:rsidR="009303D9" w:rsidRPr="00C44AD3" w:rsidRDefault="00D416A6" w:rsidP="006B6B66">
      <w:pPr>
        <w:pStyle w:val="Heading1"/>
      </w:pPr>
      <w:r w:rsidRPr="00C44AD3">
        <w:t>Experimental Results</w:t>
      </w:r>
    </w:p>
    <w:p w14:paraId="42CD3244" w14:textId="60B7B788" w:rsidR="009303D9" w:rsidRPr="00C44AD3" w:rsidRDefault="00C709DE" w:rsidP="00C709DE">
      <w:pPr>
        <w:pStyle w:val="BodyText"/>
        <w:rPr>
          <w:lang w:val="en-US"/>
        </w:rPr>
      </w:pPr>
      <w:r w:rsidRPr="00C44AD3">
        <w:t xml:space="preserve"> In this section, we discuss the </w:t>
      </w:r>
      <w:r w:rsidR="003B6371" w:rsidRPr="00C44AD3">
        <w:rPr>
          <w:lang w:val="en-US"/>
        </w:rPr>
        <w:t>result from our experimentation</w:t>
      </w:r>
      <w:r w:rsidR="00C95384" w:rsidRPr="00C44AD3">
        <w:rPr>
          <w:lang w:val="en-US"/>
        </w:rPr>
        <w:t xml:space="preserve"> followed by an analysis of </w:t>
      </w:r>
      <w:r w:rsidR="00FE38B4" w:rsidRPr="00C44AD3">
        <w:rPr>
          <w:lang w:val="en-US"/>
        </w:rPr>
        <w:t>the features that we found most important for predicting corn production.</w:t>
      </w:r>
    </w:p>
    <w:p w14:paraId="3607543F" w14:textId="52097132" w:rsidR="001C5F16" w:rsidRPr="00C44AD3" w:rsidRDefault="003B6371" w:rsidP="00C44AD3">
      <w:pPr>
        <w:pStyle w:val="Heading2"/>
      </w:pPr>
      <w:r w:rsidRPr="00C44AD3">
        <w:t>Comparative Performance Study</w:t>
      </w:r>
    </w:p>
    <w:p w14:paraId="0413BF74" w14:textId="76C4EC41" w:rsidR="00B63742" w:rsidRPr="00C44AD3" w:rsidRDefault="00C95384" w:rsidP="005075C6">
      <w:pPr>
        <w:pStyle w:val="p1a"/>
        <w:ind w:firstLine="10.80pt"/>
      </w:pPr>
      <w:r w:rsidRPr="005075C6">
        <w:t xml:space="preserve">We compared the performance of </w:t>
      </w:r>
      <w:r w:rsidR="00FE38B4" w:rsidRPr="005075C6">
        <w:t>eight models</w:t>
      </w:r>
      <w:r w:rsidR="005B3D03" w:rsidRPr="005075C6">
        <w:t xml:space="preserve"> (Table 2) in this work. </w:t>
      </w:r>
      <w:r w:rsidR="0024348D" w:rsidRPr="005075C6">
        <w:t xml:space="preserve">These models include Polynomial Regression SVM (SVR), Random Forest, </w:t>
      </w:r>
      <w:proofErr w:type="spellStart"/>
      <w:r w:rsidR="0024348D" w:rsidRPr="005075C6">
        <w:t>XGBoost</w:t>
      </w:r>
      <w:proofErr w:type="spellEnd"/>
      <w:r w:rsidR="0024348D" w:rsidRPr="005075C6">
        <w:t xml:space="preserve">, </w:t>
      </w:r>
      <w:proofErr w:type="spellStart"/>
      <w:r w:rsidR="0024348D" w:rsidRPr="005075C6">
        <w:t>LightGBM</w:t>
      </w:r>
      <w:proofErr w:type="spellEnd"/>
      <w:r w:rsidR="0024348D" w:rsidRPr="005075C6">
        <w:t xml:space="preserve">, </w:t>
      </w:r>
      <w:proofErr w:type="spellStart"/>
      <w:r w:rsidR="0024348D" w:rsidRPr="005075C6">
        <w:t>TabNet</w:t>
      </w:r>
      <w:proofErr w:type="spellEnd"/>
      <w:r w:rsidR="0024348D" w:rsidRPr="005075C6">
        <w:t xml:space="preserve">, TCN (Dense Surrogate), and LSTM. </w:t>
      </w:r>
      <w:r w:rsidR="005B3D03" w:rsidRPr="005075C6">
        <w:t xml:space="preserve">The </w:t>
      </w:r>
      <w:r w:rsidR="0024348D" w:rsidRPr="005075C6">
        <w:t xml:space="preserve">performance of the </w:t>
      </w:r>
      <w:r w:rsidR="005B3D03" w:rsidRPr="00C44AD3">
        <w:t xml:space="preserve">models </w:t>
      </w:r>
      <w:r w:rsidR="0013728B" w:rsidRPr="00C44AD3">
        <w:t>is</w:t>
      </w:r>
      <w:r w:rsidR="00FE38B4" w:rsidRPr="00C44AD3">
        <w:t xml:space="preserve"> evaluate</w:t>
      </w:r>
      <w:r w:rsidR="005B3D03" w:rsidRPr="00C44AD3">
        <w:t>d</w:t>
      </w:r>
      <w:r w:rsidR="00FE38B4" w:rsidRPr="00C44AD3">
        <w:t xml:space="preserve"> </w:t>
      </w:r>
      <w:r w:rsidR="0024348D" w:rsidRPr="00C44AD3">
        <w:t>based on</w:t>
      </w:r>
      <w:r w:rsidR="00FE38B4" w:rsidRPr="00C44AD3">
        <w:t xml:space="preserve"> R</w:t>
      </w:r>
      <w:r w:rsidR="00FE38B4" w:rsidRPr="005075C6">
        <w:rPr>
          <w:vertAlign w:val="superscript"/>
        </w:rPr>
        <w:t>2</w:t>
      </w:r>
      <w:r w:rsidR="00FE38B4" w:rsidRPr="00C44AD3">
        <w:t>,</w:t>
      </w:r>
      <w:r w:rsidR="00FE38B4" w:rsidRPr="005075C6">
        <w:t xml:space="preserve"> </w:t>
      </w:r>
      <w:r w:rsidR="00FE38B4" w:rsidRPr="00C44AD3">
        <w:t xml:space="preserve">root mean square error (RMSE), mean absolute error (MAE), and mean absolute percentage errors (MAPE). </w:t>
      </w:r>
      <w:r w:rsidR="00B63742" w:rsidRPr="00C44AD3">
        <w:t xml:space="preserve">Table 3 lists the performance of </w:t>
      </w:r>
      <w:r w:rsidR="0024348D" w:rsidRPr="00C44AD3">
        <w:t>the models used in this comparative study.</w:t>
      </w:r>
    </w:p>
    <w:p w14:paraId="5FE86444" w14:textId="3BA6DF49" w:rsidR="001C5F16" w:rsidRPr="005075C6" w:rsidRDefault="009F51A6" w:rsidP="005075C6">
      <w:pPr>
        <w:pStyle w:val="p1a"/>
        <w:ind w:firstLine="10.80pt"/>
      </w:pPr>
      <w:r>
        <w:t>It can be seen from Table 3, t</w:t>
      </w:r>
      <w:r w:rsidR="00D56B76" w:rsidRPr="005075C6">
        <w:t xml:space="preserve">ree-based gradient boosting models are highly effective at </w:t>
      </w:r>
      <w:r w:rsidR="000A3AFD" w:rsidRPr="005075C6">
        <w:t>modelling</w:t>
      </w:r>
      <w:r w:rsidR="00D56B76" w:rsidRPr="005075C6">
        <w:t xml:space="preserve"> heterogeneous tabular data with complex, nonlinear interactions. </w:t>
      </w:r>
      <w:proofErr w:type="spellStart"/>
      <w:r w:rsidR="009742A6" w:rsidRPr="005075C6">
        <w:t>LightGBM</w:t>
      </w:r>
      <w:proofErr w:type="spellEnd"/>
      <w:r w:rsidR="00D56B76" w:rsidRPr="005075C6">
        <w:t xml:space="preserve"> is well-suited for structured datasets, leveraging its decision-tree framework to efficiently capture feature relationships and patterns. </w:t>
      </w:r>
      <w:r w:rsidR="00A72CE9" w:rsidRPr="005075C6">
        <w:t xml:space="preserve">This is also reflected in our experimentation. As </w:t>
      </w:r>
      <w:r w:rsidR="00A72CE9" w:rsidRPr="005075C6">
        <w:lastRenderedPageBreak/>
        <w:t xml:space="preserve">can be observed from Table 3, the </w:t>
      </w:r>
      <w:proofErr w:type="spellStart"/>
      <w:r w:rsidR="00A72CE9" w:rsidRPr="005075C6">
        <w:t>LightGBM</w:t>
      </w:r>
      <w:proofErr w:type="spellEnd"/>
      <w:r w:rsidR="00A72CE9" w:rsidRPr="005075C6">
        <w:t xml:space="preserve"> model is able to capture the non-linear relationship with the lowest R</w:t>
      </w:r>
      <w:r w:rsidR="00A72CE9" w:rsidRPr="00715ACC">
        <w:rPr>
          <w:vertAlign w:val="superscript"/>
        </w:rPr>
        <w:t>2</w:t>
      </w:r>
      <w:r w:rsidR="00A72CE9" w:rsidRPr="005075C6">
        <w:t xml:space="preserve"> score of </w:t>
      </w:r>
      <w:r w:rsidR="005D6BA0" w:rsidRPr="005075C6">
        <w:t>0.973. Other tree</w:t>
      </w:r>
      <w:r w:rsidR="00394A03" w:rsidRPr="005075C6">
        <w:t>-</w:t>
      </w:r>
      <w:r w:rsidR="005D6BA0" w:rsidRPr="005075C6">
        <w:t>based ensemble models (</w:t>
      </w:r>
      <w:proofErr w:type="spellStart"/>
      <w:r w:rsidR="005D6BA0" w:rsidRPr="005075C6">
        <w:t>XGBoost</w:t>
      </w:r>
      <w:proofErr w:type="spellEnd"/>
      <w:r w:rsidR="005D6BA0" w:rsidRPr="005075C6">
        <w:t xml:space="preserve">, Random Forest) also </w:t>
      </w:r>
      <w:r w:rsidR="004E4E30" w:rsidRPr="005075C6">
        <w:t>depict</w:t>
      </w:r>
      <w:r w:rsidR="001B15B6" w:rsidRPr="005075C6">
        <w:t xml:space="preserve"> higher R</w:t>
      </w:r>
      <w:r w:rsidR="001B15B6" w:rsidRPr="00715ACC">
        <w:rPr>
          <w:vertAlign w:val="superscript"/>
        </w:rPr>
        <w:t>2</w:t>
      </w:r>
      <w:r w:rsidR="001B15B6" w:rsidRPr="005075C6">
        <w:t xml:space="preserve"> value with lower RMSE and MAE numbers compared to other models in this comparative study. </w:t>
      </w:r>
      <w:r w:rsidR="002B32EF" w:rsidRPr="005075C6">
        <w:t xml:space="preserve">We also observe that </w:t>
      </w:r>
      <w:r w:rsidR="00427FA0" w:rsidRPr="005075C6">
        <w:t>complex deep learning models is unable to perform well compared to the tree-based ensemble methods.</w:t>
      </w:r>
    </w:p>
    <w:p w14:paraId="44377C5C" w14:textId="66B168C8" w:rsidR="001C5F16" w:rsidRPr="005075C6" w:rsidRDefault="001C5F16" w:rsidP="005075C6">
      <w:pPr>
        <w:pStyle w:val="p1a"/>
        <w:ind w:firstLine="10.80pt"/>
      </w:pPr>
      <w:del w:id="8" w:author="Mansoor, Naseef" w:date="2026-02-06T11:54:00Z">
        <w:r w:rsidRPr="005075C6" w:rsidDel="00760A26">
          <w:delText>Deep learning models, while powerful, underperformed in this specific context, with the LSTM and TCN achieving R</w:delText>
        </w:r>
        <w:r w:rsidRPr="00715ACC" w:rsidDel="00760A26">
          <w:rPr>
            <w:vertAlign w:val="superscript"/>
          </w:rPr>
          <w:delText>2</w:delText>
        </w:r>
        <w:r w:rsidRPr="005075C6" w:rsidDel="00760A26">
          <w:delText xml:space="preserve"> scores of 0.874 and 0.863 respectively. </w:delText>
        </w:r>
      </w:del>
      <w:del w:id="9" w:author="Mansoor, Naseef" w:date="2026-02-06T11:49:00Z">
        <w:r w:rsidRPr="005075C6" w:rsidDel="00D14048">
          <w:delText>This performance gap can be attributed to the sample size; with approximately 12,000 samples, the dataset may be sufficient for ensemble trees but falls short of the massive scale typically required to optimize the millions of parameters in deep neural networks.</w:delText>
        </w:r>
      </w:del>
      <w:ins w:id="10" w:author="Mansoor, Naseef" w:date="2026-02-06T12:59:00Z">
        <w:r w:rsidR="005C5A14" w:rsidRPr="005C5A14">
          <w:t xml:space="preserve"> </w:t>
        </w:r>
        <w:r w:rsidR="005C5A14" w:rsidRPr="00760A26">
          <w:t xml:space="preserve">Deep learning models, while powerful, underperformed in this specific context, with LSTM and TCN achieving R² scores of 0.874 and 0.863, respectively. This underperformance likely stems from insufficient temporal granularity and limited training volume. These architectures typically require dense sequential data (e.g., daily GLDAS observations) and substantially larger datasets to learn meaningful temporal convolutions or long-range dependencies. However, our dataset comprises monthly aggregations with </w:t>
        </w:r>
        <w:r w:rsidR="005C5A14">
          <w:t>limited</w:t>
        </w:r>
        <w:r w:rsidR="005C5A14" w:rsidRPr="00760A26">
          <w:t xml:space="preserve"> yearly observations per county</w:t>
        </w:r>
        <w:r w:rsidR="005C5A14">
          <w:t xml:space="preserve">. This </w:t>
        </w:r>
        <w:r w:rsidR="005C5A14" w:rsidRPr="00760A26">
          <w:t>temporal sparsity prevents these models from exploiting their architectural strengths.</w:t>
        </w:r>
      </w:ins>
      <w:del w:id="11" w:author="Mansoor, Naseef" w:date="2026-02-06T11:54:00Z">
        <w:r w:rsidRPr="005075C6" w:rsidDel="00760A26">
          <w:delText xml:space="preserve"> </w:delText>
        </w:r>
      </w:del>
    </w:p>
    <w:p w14:paraId="4E989B86" w14:textId="7FA99463" w:rsidR="001C5F16" w:rsidRPr="00715ACC" w:rsidRDefault="001C5F16" w:rsidP="00715ACC">
      <w:pPr>
        <w:pStyle w:val="p1a"/>
        <w:ind w:firstLine="10.80pt"/>
      </w:pPr>
      <w:r w:rsidRPr="00C44AD3">
        <w:rPr>
          <w:lang w:val="en-GB"/>
        </w:rPr>
        <w:t>A critical finding of this study is the model's high predictive accuracy (R</w:t>
      </w:r>
      <w:r w:rsidRPr="00C44AD3">
        <w:rPr>
          <w:vertAlign w:val="superscript"/>
          <w:lang w:val="en-GB"/>
        </w:rPr>
        <w:t xml:space="preserve">2 </w:t>
      </w:r>
      <w:r w:rsidRPr="00C44AD3">
        <w:rPr>
          <w:lang w:val="en-GB"/>
        </w:rPr>
        <w:t>&gt; 0.97) without the inclusion of "acres planted" data. Traditionally, acres planted is the strongest predictor of production. However, our feature importance analysis (Table 4) reveals that the model successfully compensated for missing acreage data by leveraging economic proxies. "Revenue per Bushel" and "Fuel Cost Proxy" ranked as the top two most important features, with "</w:t>
      </w:r>
      <w:r w:rsidRPr="00715ACC">
        <w:t>Farm-related Income" also appearing in the top five.</w:t>
      </w:r>
    </w:p>
    <w:p w14:paraId="210A9BC2" w14:textId="67C147BB" w:rsidR="001C5F16" w:rsidRPr="00715ACC" w:rsidRDefault="001C5F16" w:rsidP="00715ACC">
      <w:pPr>
        <w:pStyle w:val="p1a"/>
        <w:ind w:firstLine="10.80pt"/>
      </w:pPr>
      <w:r w:rsidRPr="00715ACC">
        <w:t xml:space="preserve">This indicates that economic signals, which drive planting decisions and input intensity, served as highly effective variables for agricultural </w:t>
      </w:r>
      <w:r w:rsidR="00D96B10" w:rsidRPr="00715ACC">
        <w:t>predictions</w:t>
      </w:r>
      <w:r w:rsidRPr="00715ACC">
        <w:t>. For instance, high revenue per bushel incentivizes maximum planting, while fuel costs constrain operational scope</w:t>
      </w:r>
      <w:r w:rsidR="00D96B10" w:rsidRPr="00715ACC">
        <w:t xml:space="preserve"> by county</w:t>
      </w:r>
      <w:r w:rsidRPr="00715ACC">
        <w:t xml:space="preserve">. By fusing these economic indicators with environmental constraints (soil moisture and pressure), the </w:t>
      </w:r>
      <w:proofErr w:type="spellStart"/>
      <w:r w:rsidRPr="00715ACC">
        <w:t>LightGBM</w:t>
      </w:r>
      <w:proofErr w:type="spellEnd"/>
      <w:r w:rsidRPr="00715ACC">
        <w:t xml:space="preserve"> model was able to infer production levels with high precision, validating the hypothesis that multi-source data fusion can overcome gaps in direct agricultural measurements.</w:t>
      </w:r>
    </w:p>
    <w:p w14:paraId="60372557" w14:textId="067DD28B" w:rsidR="009B00C6" w:rsidRPr="00C44AD3" w:rsidRDefault="00E362DE" w:rsidP="009B00C6">
      <w:pPr>
        <w:pStyle w:val="Heading2"/>
      </w:pPr>
      <w:r w:rsidRPr="002937E8">
        <w:rPr>
          <w:sz w:val="18"/>
          <w:szCs w:val="18"/>
        </w:rPr>
        <w:drawing>
          <wp:anchor distT="45720" distB="45720" distL="114300" distR="114300" simplePos="0" relativeHeight="251666437" behindDoc="0" locked="0" layoutInCell="1" allowOverlap="1" wp14:anchorId="7C719F72" wp14:editId="02714358">
            <wp:simplePos x="0" y="0"/>
            <wp:positionH relativeFrom="margin">
              <wp:align>left</wp:align>
            </wp:positionH>
            <wp:positionV relativeFrom="paragraph">
              <wp:posOffset>-6089650</wp:posOffset>
            </wp:positionV>
            <wp:extent cx="3081020" cy="2768600"/>
            <wp:effectExtent l="0" t="0" r="5080" b="0"/>
            <wp:wrapTopAndBottom/>
            <wp:docPr id="7" name="Text Box 7"/>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81020" cy="2768600"/>
                    </a:xfrm>
                    <a:prstGeom prst="rect">
                      <a:avLst/>
                    </a:prstGeom>
                    <a:solidFill>
                      <a:srgbClr val="FFFFFF"/>
                    </a:solidFill>
                    <a:ln w="9525">
                      <a:noFill/>
                      <a:miter lim="800%"/>
                      <a:headEnd/>
                      <a:tailEnd/>
                    </a:ln>
                  </wp:spPr>
                  <wp:txbx>
                    <wne:txbxContent>
                      <w:p w14:paraId="75E7BDA7" w14:textId="7E70C13B" w:rsidR="001C5F16" w:rsidRPr="006D2839" w:rsidRDefault="001C5F16" w:rsidP="001C5F16">
                        <w:pPr>
                          <w:jc w:val="both"/>
                          <w:rPr>
                            <w:sz w:val="18"/>
                            <w:szCs w:val="18"/>
                          </w:rPr>
                        </w:pPr>
                        <w:r w:rsidRPr="006D2839">
                          <w:rPr>
                            <w:b/>
                            <w:bCs/>
                            <w:sz w:val="18"/>
                            <w:szCs w:val="18"/>
                          </w:rPr>
                          <w:t xml:space="preserve">Table </w:t>
                        </w:r>
                        <w:r>
                          <w:rPr>
                            <w:b/>
                            <w:bCs/>
                            <w:sz w:val="18"/>
                            <w:szCs w:val="18"/>
                          </w:rPr>
                          <w:t>4</w:t>
                        </w:r>
                        <w:r w:rsidRPr="006D2839">
                          <w:rPr>
                            <w:b/>
                            <w:bCs/>
                            <w:sz w:val="18"/>
                            <w:szCs w:val="18"/>
                          </w:rPr>
                          <w:t>.</w:t>
                        </w:r>
                        <w:r w:rsidRPr="006D2839">
                          <w:rPr>
                            <w:sz w:val="18"/>
                            <w:szCs w:val="18"/>
                          </w:rPr>
                          <w:t xml:space="preserve"> </w:t>
                        </w:r>
                        <w:r>
                          <w:rPr>
                            <w:sz w:val="18"/>
                            <w:szCs w:val="18"/>
                          </w:rPr>
                          <w:t xml:space="preserve">Feature Importance Analysis for the </w:t>
                        </w:r>
                        <w:proofErr w:type="spellStart"/>
                        <w:r>
                          <w:rPr>
                            <w:sz w:val="18"/>
                            <w:szCs w:val="18"/>
                          </w:rPr>
                          <w:t>LightGBM</w:t>
                        </w:r>
                        <w:proofErr w:type="spellEnd"/>
                        <w:r>
                          <w:rPr>
                            <w:sz w:val="18"/>
                            <w:szCs w:val="18"/>
                          </w:rPr>
                          <w:t xml:space="preserve"> model.</w:t>
                        </w:r>
                        <w:r w:rsidR="00BD55E4">
                          <w:rPr>
                            <w:sz w:val="18"/>
                            <w:szCs w:val="18"/>
                          </w:rPr>
                          <w:t xml:space="preserve"> (All features are for years 2000-2022)</w:t>
                        </w:r>
                      </w:p>
                      <w:p w14:paraId="5663B244" w14:textId="77777777" w:rsidR="001C5F16" w:rsidRPr="00B47017" w:rsidRDefault="001C5F16" w:rsidP="001C5F16">
                        <w:pPr>
                          <w:jc w:val="both"/>
                          <w:rPr>
                            <w:i/>
                            <w:iCs/>
                            <w:sz w:val="16"/>
                            <w:szCs w:val="16"/>
                          </w:rPr>
                        </w:pPr>
                      </w:p>
                      <w:tbl>
                        <w:tblPr>
                          <w:tblW w:w="229.50pt" w:type="dxa"/>
                          <w:tblInd w:w="3.35pt" w:type="dxa"/>
                          <w:tblLayout w:type="fixed"/>
                          <w:tblCellMar>
                            <w:start w:w="0pt" w:type="dxa"/>
                            <w:end w:w="0pt" w:type="dxa"/>
                          </w:tblCellMar>
                          <w:tblLook w:firstRow="1" w:lastRow="1" w:firstColumn="1" w:lastColumn="1" w:noHBand="0" w:noVBand="0"/>
                        </w:tblPr>
                        <w:tblGrid>
                          <w:gridCol w:w="508"/>
                          <w:gridCol w:w="2997"/>
                          <w:gridCol w:w="1085"/>
                        </w:tblGrid>
                        <w:tr w:rsidR="001C5F16" w:rsidRPr="00DF3635" w14:paraId="6E40D8C4" w14:textId="77777777" w:rsidTr="005D1300">
                          <w:trPr>
                            <w:trHeight w:val="207"/>
                          </w:trPr>
                          <w:tc>
                            <w:tcPr>
                              <w:tcW w:w="25.40pt" w:type="dxa"/>
                              <w:tcBorders>
                                <w:top w:val="single" w:sz="4" w:space="0" w:color="auto"/>
                                <w:bottom w:val="single" w:sz="4" w:space="0" w:color="000000"/>
                              </w:tcBorders>
                            </w:tcPr>
                            <w:p w14:paraId="49BACB9F" w14:textId="77777777" w:rsidR="001C5F16" w:rsidRPr="00DF3635" w:rsidRDefault="001C5F16" w:rsidP="00227F23">
                              <w:pPr>
                                <w:rPr>
                                  <w:b/>
                                  <w:bCs/>
                                  <w:sz w:val="18"/>
                                  <w:szCs w:val="18"/>
                                </w:rPr>
                              </w:pPr>
                              <w:r w:rsidRPr="00DF3635">
                                <w:rPr>
                                  <w:b/>
                                  <w:bCs/>
                                  <w:sz w:val="18"/>
                                  <w:szCs w:val="18"/>
                                </w:rPr>
                                <w:t>Rank</w:t>
                              </w:r>
                            </w:p>
                          </w:tc>
                          <w:tc>
                            <w:tcPr>
                              <w:tcW w:w="149.85pt" w:type="dxa"/>
                              <w:tcBorders>
                                <w:top w:val="single" w:sz="4" w:space="0" w:color="auto"/>
                                <w:bottom w:val="single" w:sz="4" w:space="0" w:color="000000"/>
                              </w:tcBorders>
                            </w:tcPr>
                            <w:p w14:paraId="1E226257" w14:textId="77777777" w:rsidR="001C5F16" w:rsidRPr="00DF3635" w:rsidRDefault="001C5F16" w:rsidP="00227F23">
                              <w:pPr>
                                <w:rPr>
                                  <w:b/>
                                  <w:bCs/>
                                  <w:sz w:val="18"/>
                                  <w:szCs w:val="18"/>
                                </w:rPr>
                              </w:pPr>
                              <w:r w:rsidRPr="00DF3635">
                                <w:rPr>
                                  <w:b/>
                                  <w:bCs/>
                                  <w:sz w:val="18"/>
                                  <w:szCs w:val="18"/>
                                </w:rPr>
                                <w:t>Feature</w:t>
                              </w:r>
                            </w:p>
                          </w:tc>
                          <w:tc>
                            <w:tcPr>
                              <w:tcW w:w="54.25pt" w:type="dxa"/>
                              <w:tcBorders>
                                <w:top w:val="single" w:sz="4" w:space="0" w:color="auto"/>
                                <w:bottom w:val="single" w:sz="4" w:space="0" w:color="000000"/>
                              </w:tcBorders>
                            </w:tcPr>
                            <w:p w14:paraId="28235356" w14:textId="77777777" w:rsidR="001C5F16" w:rsidRPr="00DF3635" w:rsidRDefault="001C5F16" w:rsidP="00227F23">
                              <w:pPr>
                                <w:rPr>
                                  <w:b/>
                                  <w:bCs/>
                                  <w:sz w:val="18"/>
                                  <w:szCs w:val="18"/>
                                </w:rPr>
                              </w:pPr>
                              <w:r w:rsidRPr="00DF3635">
                                <w:rPr>
                                  <w:b/>
                                  <w:bCs/>
                                  <w:sz w:val="18"/>
                                  <w:szCs w:val="18"/>
                                </w:rPr>
                                <w:t>Importance</w:t>
                              </w:r>
                            </w:p>
                          </w:tc>
                        </w:tr>
                        <w:tr w:rsidR="001C5F16" w:rsidRPr="00DF3635" w14:paraId="499A5804" w14:textId="77777777" w:rsidTr="005D1300">
                          <w:trPr>
                            <w:trHeight w:val="238"/>
                          </w:trPr>
                          <w:tc>
                            <w:tcPr>
                              <w:tcW w:w="25.40pt" w:type="dxa"/>
                              <w:tcBorders>
                                <w:top w:val="single" w:sz="4" w:space="0" w:color="000000"/>
                              </w:tcBorders>
                            </w:tcPr>
                            <w:p w14:paraId="48C8BED4" w14:textId="77777777" w:rsidR="001C5F16" w:rsidRPr="00DF3635" w:rsidRDefault="001C5F16" w:rsidP="00227F23">
                              <w:pPr>
                                <w:rPr>
                                  <w:sz w:val="18"/>
                                  <w:szCs w:val="18"/>
                                </w:rPr>
                              </w:pPr>
                              <w:r w:rsidRPr="00DF3635">
                                <w:rPr>
                                  <w:sz w:val="18"/>
                                  <w:szCs w:val="18"/>
                                </w:rPr>
                                <w:t>1</w:t>
                              </w:r>
                            </w:p>
                          </w:tc>
                          <w:tc>
                            <w:tcPr>
                              <w:tcW w:w="149.85pt" w:type="dxa"/>
                              <w:tcBorders>
                                <w:top w:val="single" w:sz="4" w:space="0" w:color="000000"/>
                              </w:tcBorders>
                            </w:tcPr>
                            <w:p w14:paraId="584DACF2" w14:textId="77777777" w:rsidR="001C5F16" w:rsidRPr="00DF3635" w:rsidRDefault="001C5F16" w:rsidP="00227F23">
                              <w:pPr>
                                <w:rPr>
                                  <w:sz w:val="18"/>
                                  <w:szCs w:val="18"/>
                                </w:rPr>
                              </w:pPr>
                              <w:r w:rsidRPr="00DF3635">
                                <w:rPr>
                                  <w:sz w:val="18"/>
                                  <w:szCs w:val="18"/>
                                </w:rPr>
                                <w:t>Revenue per Bushel</w:t>
                              </w:r>
                            </w:p>
                          </w:tc>
                          <w:tc>
                            <w:tcPr>
                              <w:tcW w:w="54.25pt" w:type="dxa"/>
                              <w:tcBorders>
                                <w:top w:val="single" w:sz="4" w:space="0" w:color="000000"/>
                              </w:tcBorders>
                            </w:tcPr>
                            <w:p w14:paraId="36F0A944" w14:textId="77777777" w:rsidR="001C5F16" w:rsidRPr="00DF3635" w:rsidRDefault="001C5F16" w:rsidP="00227F23">
                              <w:pPr>
                                <w:rPr>
                                  <w:sz w:val="18"/>
                                  <w:szCs w:val="18"/>
                                </w:rPr>
                              </w:pPr>
                              <w:r w:rsidRPr="00DF3635">
                                <w:rPr>
                                  <w:sz w:val="18"/>
                                  <w:szCs w:val="18"/>
                                </w:rPr>
                                <w:t>2027</w:t>
                              </w:r>
                            </w:p>
                          </w:tc>
                        </w:tr>
                        <w:tr w:rsidR="001C5F16" w:rsidRPr="00DF3635" w14:paraId="77E22250" w14:textId="77777777" w:rsidTr="005D1300">
                          <w:trPr>
                            <w:trHeight w:val="195"/>
                          </w:trPr>
                          <w:tc>
                            <w:tcPr>
                              <w:tcW w:w="25.40pt" w:type="dxa"/>
                            </w:tcPr>
                            <w:p w14:paraId="412F61C7" w14:textId="77777777" w:rsidR="001C5F16" w:rsidRPr="00DF3635" w:rsidRDefault="001C5F16" w:rsidP="00227F23">
                              <w:pPr>
                                <w:rPr>
                                  <w:sz w:val="18"/>
                                  <w:szCs w:val="18"/>
                                </w:rPr>
                              </w:pPr>
                              <w:r w:rsidRPr="00DF3635">
                                <w:rPr>
                                  <w:sz w:val="18"/>
                                  <w:szCs w:val="18"/>
                                </w:rPr>
                                <w:t>2</w:t>
                              </w:r>
                            </w:p>
                          </w:tc>
                          <w:tc>
                            <w:tcPr>
                              <w:tcW w:w="149.85pt" w:type="dxa"/>
                            </w:tcPr>
                            <w:p w14:paraId="51C6DE57" w14:textId="77777777" w:rsidR="001C5F16" w:rsidRPr="00DF3635" w:rsidRDefault="001C5F16" w:rsidP="00227F23">
                              <w:pPr>
                                <w:rPr>
                                  <w:sz w:val="18"/>
                                  <w:szCs w:val="18"/>
                                </w:rPr>
                              </w:pPr>
                              <w:r w:rsidRPr="00DF3635">
                                <w:rPr>
                                  <w:sz w:val="18"/>
                                  <w:szCs w:val="18"/>
                                </w:rPr>
                                <w:t>fuel cost proxy</w:t>
                              </w:r>
                            </w:p>
                          </w:tc>
                          <w:tc>
                            <w:tcPr>
                              <w:tcW w:w="54.25pt" w:type="dxa"/>
                            </w:tcPr>
                            <w:p w14:paraId="554CA1A5" w14:textId="77777777" w:rsidR="001C5F16" w:rsidRPr="00DF3635" w:rsidRDefault="001C5F16" w:rsidP="00227F23">
                              <w:pPr>
                                <w:rPr>
                                  <w:sz w:val="18"/>
                                  <w:szCs w:val="18"/>
                                </w:rPr>
                              </w:pPr>
                              <w:r w:rsidRPr="00DF3635">
                                <w:rPr>
                                  <w:sz w:val="18"/>
                                  <w:szCs w:val="18"/>
                                </w:rPr>
                                <w:t>1362</w:t>
                              </w:r>
                            </w:p>
                          </w:tc>
                        </w:tr>
                        <w:tr w:rsidR="001C5F16" w:rsidRPr="00DF3635" w14:paraId="40A95653" w14:textId="77777777" w:rsidTr="005D1300">
                          <w:trPr>
                            <w:trHeight w:val="195"/>
                          </w:trPr>
                          <w:tc>
                            <w:tcPr>
                              <w:tcW w:w="25.40pt" w:type="dxa"/>
                            </w:tcPr>
                            <w:p w14:paraId="394B3C11" w14:textId="77777777" w:rsidR="001C5F16" w:rsidRPr="00DF3635" w:rsidRDefault="001C5F16" w:rsidP="00227F23">
                              <w:pPr>
                                <w:rPr>
                                  <w:sz w:val="18"/>
                                  <w:szCs w:val="18"/>
                                </w:rPr>
                              </w:pPr>
                              <w:r w:rsidRPr="00DF3635">
                                <w:rPr>
                                  <w:sz w:val="18"/>
                                  <w:szCs w:val="18"/>
                                </w:rPr>
                                <w:t>3</w:t>
                              </w:r>
                            </w:p>
                          </w:tc>
                          <w:tc>
                            <w:tcPr>
                              <w:tcW w:w="149.85pt" w:type="dxa"/>
                            </w:tcPr>
                            <w:p w14:paraId="164C2C53" w14:textId="77777777" w:rsidR="001C5F16" w:rsidRPr="00DF3635" w:rsidRDefault="001C5F16" w:rsidP="00227F23">
                              <w:pPr>
                                <w:rPr>
                                  <w:sz w:val="18"/>
                                  <w:szCs w:val="18"/>
                                </w:rPr>
                              </w:pPr>
                              <w:r w:rsidRPr="00DF3635">
                                <w:rPr>
                                  <w:sz w:val="18"/>
                                  <w:szCs w:val="18"/>
                                </w:rPr>
                                <w:t xml:space="preserve">income </w:t>
                              </w:r>
                              <w:proofErr w:type="spellStart"/>
                              <w:r w:rsidRPr="00DF3635">
                                <w:rPr>
                                  <w:sz w:val="18"/>
                                  <w:szCs w:val="18"/>
                                </w:rPr>
                                <w:t>farmrelated</w:t>
                              </w:r>
                              <w:proofErr w:type="spellEnd"/>
                              <w:r w:rsidRPr="00DF3635">
                                <w:rPr>
                                  <w:sz w:val="18"/>
                                  <w:szCs w:val="18"/>
                                </w:rPr>
                                <w:t xml:space="preserve"> receipts total </w:t>
                              </w:r>
                              <w:proofErr w:type="spellStart"/>
                              <w:r w:rsidRPr="00DF3635">
                                <w:rPr>
                                  <w:sz w:val="18"/>
                                  <w:szCs w:val="18"/>
                                </w:rPr>
                                <w:t>usd</w:t>
                              </w:r>
                              <w:proofErr w:type="spellEnd"/>
                            </w:p>
                          </w:tc>
                          <w:tc>
                            <w:tcPr>
                              <w:tcW w:w="54.25pt" w:type="dxa"/>
                            </w:tcPr>
                            <w:p w14:paraId="034D1EF5" w14:textId="77777777" w:rsidR="001C5F16" w:rsidRPr="00DF3635" w:rsidRDefault="001C5F16" w:rsidP="00227F23">
                              <w:pPr>
                                <w:rPr>
                                  <w:sz w:val="18"/>
                                  <w:szCs w:val="18"/>
                                </w:rPr>
                              </w:pPr>
                              <w:r w:rsidRPr="00DF3635">
                                <w:rPr>
                                  <w:sz w:val="18"/>
                                  <w:szCs w:val="18"/>
                                </w:rPr>
                                <w:t>950</w:t>
                              </w:r>
                            </w:p>
                          </w:tc>
                        </w:tr>
                        <w:tr w:rsidR="001C5F16" w:rsidRPr="00DF3635" w14:paraId="22431B55" w14:textId="77777777" w:rsidTr="005D1300">
                          <w:trPr>
                            <w:trHeight w:val="195"/>
                          </w:trPr>
                          <w:tc>
                            <w:tcPr>
                              <w:tcW w:w="25.40pt" w:type="dxa"/>
                            </w:tcPr>
                            <w:p w14:paraId="3B618645" w14:textId="77777777" w:rsidR="001C5F16" w:rsidRPr="00DF3635" w:rsidRDefault="001C5F16" w:rsidP="00227F23">
                              <w:pPr>
                                <w:rPr>
                                  <w:sz w:val="18"/>
                                  <w:szCs w:val="18"/>
                                </w:rPr>
                              </w:pPr>
                              <w:r w:rsidRPr="00DF3635">
                                <w:rPr>
                                  <w:sz w:val="18"/>
                                  <w:szCs w:val="18"/>
                                </w:rPr>
                                <w:t>4</w:t>
                              </w:r>
                            </w:p>
                          </w:tc>
                          <w:tc>
                            <w:tcPr>
                              <w:tcW w:w="149.85pt" w:type="dxa"/>
                            </w:tcPr>
                            <w:p w14:paraId="2768E6ED" w14:textId="77777777" w:rsidR="001C5F16" w:rsidRPr="00DF3635" w:rsidRDefault="001C5F16" w:rsidP="00227F23">
                              <w:pPr>
                                <w:rPr>
                                  <w:sz w:val="18"/>
                                  <w:szCs w:val="18"/>
                                </w:rPr>
                              </w:pPr>
                              <w:r w:rsidRPr="00DF3635">
                                <w:rPr>
                                  <w:sz w:val="18"/>
                                  <w:szCs w:val="18"/>
                                </w:rPr>
                                <w:t>year trend</w:t>
                              </w:r>
                            </w:p>
                          </w:tc>
                          <w:tc>
                            <w:tcPr>
                              <w:tcW w:w="54.25pt" w:type="dxa"/>
                            </w:tcPr>
                            <w:p w14:paraId="7E6FCE1D" w14:textId="77777777" w:rsidR="001C5F16" w:rsidRPr="00DF3635" w:rsidRDefault="001C5F16" w:rsidP="00227F23">
                              <w:pPr>
                                <w:rPr>
                                  <w:sz w:val="18"/>
                                  <w:szCs w:val="18"/>
                                </w:rPr>
                              </w:pPr>
                              <w:r w:rsidRPr="00DF3635">
                                <w:rPr>
                                  <w:sz w:val="18"/>
                                  <w:szCs w:val="18"/>
                                </w:rPr>
                                <w:t>875</w:t>
                              </w:r>
                            </w:p>
                          </w:tc>
                        </w:tr>
                        <w:tr w:rsidR="001C5F16" w:rsidRPr="00DF3635" w14:paraId="5A619D6D" w14:textId="77777777" w:rsidTr="005D1300">
                          <w:trPr>
                            <w:trHeight w:val="195"/>
                          </w:trPr>
                          <w:tc>
                            <w:tcPr>
                              <w:tcW w:w="25.40pt" w:type="dxa"/>
                            </w:tcPr>
                            <w:p w14:paraId="037C5BD5" w14:textId="77777777" w:rsidR="001C5F16" w:rsidRPr="00DF3635" w:rsidRDefault="001C5F16" w:rsidP="00227F23">
                              <w:pPr>
                                <w:rPr>
                                  <w:sz w:val="18"/>
                                  <w:szCs w:val="18"/>
                                </w:rPr>
                              </w:pPr>
                              <w:r w:rsidRPr="00DF3635">
                                <w:rPr>
                                  <w:sz w:val="18"/>
                                  <w:szCs w:val="18"/>
                                </w:rPr>
                                <w:t>5</w:t>
                              </w:r>
                            </w:p>
                          </w:tc>
                          <w:tc>
                            <w:tcPr>
                              <w:tcW w:w="149.85pt" w:type="dxa"/>
                            </w:tcPr>
                            <w:p w14:paraId="54DBA696" w14:textId="77777777" w:rsidR="001C5F16" w:rsidRPr="00DF3635" w:rsidRDefault="001C5F16" w:rsidP="00227F23">
                              <w:pPr>
                                <w:rPr>
                                  <w:sz w:val="18"/>
                                  <w:szCs w:val="18"/>
                                </w:rPr>
                              </w:pPr>
                              <w:r w:rsidRPr="00DF3635">
                                <w:rPr>
                                  <w:sz w:val="18"/>
                                  <w:szCs w:val="18"/>
                                </w:rPr>
                                <w:t xml:space="preserve">income </w:t>
                              </w:r>
                              <w:proofErr w:type="spellStart"/>
                              <w:r w:rsidRPr="00DF3635">
                                <w:rPr>
                                  <w:sz w:val="18"/>
                                  <w:szCs w:val="18"/>
                                </w:rPr>
                                <w:t>farmrelated</w:t>
                              </w:r>
                              <w:proofErr w:type="spellEnd"/>
                              <w:r w:rsidRPr="00DF3635">
                                <w:rPr>
                                  <w:sz w:val="18"/>
                                  <w:szCs w:val="18"/>
                                </w:rPr>
                                <w:t xml:space="preserve"> receipts per operation </w:t>
                              </w:r>
                              <w:proofErr w:type="spellStart"/>
                              <w:r w:rsidRPr="00DF3635">
                                <w:rPr>
                                  <w:sz w:val="18"/>
                                  <w:szCs w:val="18"/>
                                </w:rPr>
                                <w:t>usd</w:t>
                              </w:r>
                              <w:proofErr w:type="spellEnd"/>
                            </w:p>
                          </w:tc>
                          <w:tc>
                            <w:tcPr>
                              <w:tcW w:w="54.25pt" w:type="dxa"/>
                            </w:tcPr>
                            <w:p w14:paraId="0992A8C7" w14:textId="77777777" w:rsidR="001C5F16" w:rsidRPr="00DF3635" w:rsidRDefault="001C5F16" w:rsidP="00227F23">
                              <w:pPr>
                                <w:rPr>
                                  <w:sz w:val="18"/>
                                  <w:szCs w:val="18"/>
                                </w:rPr>
                              </w:pPr>
                              <w:r w:rsidRPr="00DF3635">
                                <w:rPr>
                                  <w:sz w:val="18"/>
                                  <w:szCs w:val="18"/>
                                </w:rPr>
                                <w:t>666</w:t>
                              </w:r>
                            </w:p>
                          </w:tc>
                        </w:tr>
                        <w:tr w:rsidR="001C5F16" w:rsidRPr="00DF3635" w14:paraId="2678E378" w14:textId="77777777" w:rsidTr="005D1300">
                          <w:trPr>
                            <w:trHeight w:val="195"/>
                          </w:trPr>
                          <w:tc>
                            <w:tcPr>
                              <w:tcW w:w="25.40pt" w:type="dxa"/>
                            </w:tcPr>
                            <w:p w14:paraId="6DE15535" w14:textId="77777777" w:rsidR="001C5F16" w:rsidRPr="00DF3635" w:rsidRDefault="001C5F16" w:rsidP="00227F23">
                              <w:pPr>
                                <w:rPr>
                                  <w:sz w:val="18"/>
                                  <w:szCs w:val="18"/>
                                </w:rPr>
                              </w:pPr>
                              <w:r w:rsidRPr="00DF3635">
                                <w:rPr>
                                  <w:sz w:val="18"/>
                                  <w:szCs w:val="18"/>
                                </w:rPr>
                                <w:t>6</w:t>
                              </w:r>
                            </w:p>
                          </w:tc>
                          <w:tc>
                            <w:tcPr>
                              <w:tcW w:w="149.85pt" w:type="dxa"/>
                            </w:tcPr>
                            <w:p w14:paraId="788EC0B2" w14:textId="77777777" w:rsidR="001C5F16" w:rsidRPr="00DF3635" w:rsidRDefault="001C5F16" w:rsidP="00227F23">
                              <w:pPr>
                                <w:rPr>
                                  <w:sz w:val="18"/>
                                  <w:szCs w:val="18"/>
                                </w:rPr>
                              </w:pPr>
                              <w:proofErr w:type="spellStart"/>
                              <w:r w:rsidRPr="00DF3635">
                                <w:rPr>
                                  <w:sz w:val="18"/>
                                  <w:szCs w:val="18"/>
                                </w:rPr>
                                <w:t>dist</w:t>
                              </w:r>
                              <w:proofErr w:type="spellEnd"/>
                              <w:r w:rsidRPr="00DF3635">
                                <w:rPr>
                                  <w:sz w:val="18"/>
                                  <w:szCs w:val="18"/>
                                </w:rPr>
                                <w:t xml:space="preserve"> km ethanol</w:t>
                              </w:r>
                            </w:p>
                          </w:tc>
                          <w:tc>
                            <w:tcPr>
                              <w:tcW w:w="54.25pt" w:type="dxa"/>
                            </w:tcPr>
                            <w:p w14:paraId="178362FB" w14:textId="77777777" w:rsidR="001C5F16" w:rsidRPr="00DF3635" w:rsidRDefault="001C5F16" w:rsidP="00227F23">
                              <w:pPr>
                                <w:rPr>
                                  <w:sz w:val="18"/>
                                  <w:szCs w:val="18"/>
                                </w:rPr>
                              </w:pPr>
                              <w:r w:rsidRPr="00DF3635">
                                <w:rPr>
                                  <w:sz w:val="18"/>
                                  <w:szCs w:val="18"/>
                                </w:rPr>
                                <w:t>590</w:t>
                              </w:r>
                            </w:p>
                          </w:tc>
                        </w:tr>
                        <w:tr w:rsidR="001C5F16" w:rsidRPr="00DF3635" w14:paraId="34C51E3F" w14:textId="77777777" w:rsidTr="005D1300">
                          <w:trPr>
                            <w:trHeight w:val="195"/>
                          </w:trPr>
                          <w:tc>
                            <w:tcPr>
                              <w:tcW w:w="25.40pt" w:type="dxa"/>
                            </w:tcPr>
                            <w:p w14:paraId="06BB337C" w14:textId="77777777" w:rsidR="001C5F16" w:rsidRPr="00DF3635" w:rsidRDefault="001C5F16" w:rsidP="00227F23">
                              <w:pPr>
                                <w:rPr>
                                  <w:sz w:val="18"/>
                                  <w:szCs w:val="18"/>
                                </w:rPr>
                              </w:pPr>
                              <w:r w:rsidRPr="00DF3635">
                                <w:rPr>
                                  <w:sz w:val="18"/>
                                  <w:szCs w:val="18"/>
                                </w:rPr>
                                <w:t>7</w:t>
                              </w:r>
                            </w:p>
                          </w:tc>
                          <w:tc>
                            <w:tcPr>
                              <w:tcW w:w="149.85pt" w:type="dxa"/>
                            </w:tcPr>
                            <w:p w14:paraId="56B2DB0F" w14:textId="77777777" w:rsidR="001C5F16" w:rsidRPr="00DF3635" w:rsidRDefault="001C5F16" w:rsidP="00227F23">
                              <w:pPr>
                                <w:rPr>
                                  <w:sz w:val="18"/>
                                  <w:szCs w:val="18"/>
                                </w:rPr>
                              </w:pPr>
                              <w:r w:rsidRPr="00DF3635">
                                <w:rPr>
                                  <w:sz w:val="18"/>
                                  <w:szCs w:val="18"/>
                                </w:rPr>
                                <w:t xml:space="preserve">govt programs federal receipts </w:t>
                              </w:r>
                              <w:proofErr w:type="spellStart"/>
                              <w:r w:rsidRPr="00DF3635">
                                <w:rPr>
                                  <w:sz w:val="18"/>
                                  <w:szCs w:val="18"/>
                                </w:rPr>
                                <w:t>usd</w:t>
                              </w:r>
                              <w:proofErr w:type="spellEnd"/>
                            </w:p>
                          </w:tc>
                          <w:tc>
                            <w:tcPr>
                              <w:tcW w:w="54.25pt" w:type="dxa"/>
                            </w:tcPr>
                            <w:p w14:paraId="268AC570" w14:textId="77777777" w:rsidR="001C5F16" w:rsidRPr="00DF3635" w:rsidRDefault="001C5F16" w:rsidP="00227F23">
                              <w:pPr>
                                <w:rPr>
                                  <w:sz w:val="18"/>
                                  <w:szCs w:val="18"/>
                                </w:rPr>
                              </w:pPr>
                              <w:r w:rsidRPr="00DF3635">
                                <w:rPr>
                                  <w:sz w:val="18"/>
                                  <w:szCs w:val="18"/>
                                </w:rPr>
                                <w:t>488</w:t>
                              </w:r>
                            </w:p>
                          </w:tc>
                        </w:tr>
                        <w:tr w:rsidR="001C5F16" w:rsidRPr="00DF3635" w14:paraId="0EFFC41F" w14:textId="77777777" w:rsidTr="005D1300">
                          <w:trPr>
                            <w:trHeight w:val="195"/>
                          </w:trPr>
                          <w:tc>
                            <w:tcPr>
                              <w:tcW w:w="25.40pt" w:type="dxa"/>
                            </w:tcPr>
                            <w:p w14:paraId="09263872" w14:textId="77777777" w:rsidR="001C5F16" w:rsidRPr="00DF3635" w:rsidRDefault="001C5F16" w:rsidP="00227F23">
                              <w:pPr>
                                <w:rPr>
                                  <w:sz w:val="18"/>
                                  <w:szCs w:val="18"/>
                                </w:rPr>
                              </w:pPr>
                              <w:r w:rsidRPr="00DF3635">
                                <w:rPr>
                                  <w:sz w:val="18"/>
                                  <w:szCs w:val="18"/>
                                </w:rPr>
                                <w:t>8</w:t>
                              </w:r>
                            </w:p>
                          </w:tc>
                          <w:tc>
                            <w:tcPr>
                              <w:tcW w:w="149.85pt" w:type="dxa"/>
                            </w:tcPr>
                            <w:p w14:paraId="1A5033ED" w14:textId="77777777" w:rsidR="001C5F16" w:rsidRPr="00DF3635" w:rsidRDefault="001C5F16" w:rsidP="00227F23">
                              <w:pPr>
                                <w:rPr>
                                  <w:sz w:val="18"/>
                                  <w:szCs w:val="18"/>
                                </w:rPr>
                              </w:pPr>
                              <w:r w:rsidRPr="00DF3635">
                                <w:rPr>
                                  <w:sz w:val="18"/>
                                  <w:szCs w:val="18"/>
                                </w:rPr>
                                <w:t>total revenue sources</w:t>
                              </w:r>
                            </w:p>
                          </w:tc>
                          <w:tc>
                            <w:tcPr>
                              <w:tcW w:w="54.25pt" w:type="dxa"/>
                            </w:tcPr>
                            <w:p w14:paraId="11E4BBA8" w14:textId="77777777" w:rsidR="001C5F16" w:rsidRPr="00DF3635" w:rsidRDefault="001C5F16" w:rsidP="00227F23">
                              <w:pPr>
                                <w:rPr>
                                  <w:sz w:val="18"/>
                                  <w:szCs w:val="18"/>
                                </w:rPr>
                              </w:pPr>
                              <w:r w:rsidRPr="00DF3635">
                                <w:rPr>
                                  <w:sz w:val="18"/>
                                  <w:szCs w:val="18"/>
                                </w:rPr>
                                <w:t>445</w:t>
                              </w:r>
                            </w:p>
                          </w:tc>
                        </w:tr>
                        <w:tr w:rsidR="001C5F16" w:rsidRPr="00DF3635" w14:paraId="3D6A25BE" w14:textId="77777777" w:rsidTr="005D1300">
                          <w:trPr>
                            <w:trHeight w:val="195"/>
                          </w:trPr>
                          <w:tc>
                            <w:tcPr>
                              <w:tcW w:w="25.40pt" w:type="dxa"/>
                            </w:tcPr>
                            <w:p w14:paraId="0513938F" w14:textId="77777777" w:rsidR="001C5F16" w:rsidRPr="00DF3635" w:rsidRDefault="001C5F16" w:rsidP="00227F23">
                              <w:pPr>
                                <w:rPr>
                                  <w:sz w:val="18"/>
                                  <w:szCs w:val="18"/>
                                </w:rPr>
                              </w:pPr>
                              <w:r w:rsidRPr="00DF3635">
                                <w:rPr>
                                  <w:sz w:val="18"/>
                                  <w:szCs w:val="18"/>
                                </w:rPr>
                                <w:t>9</w:t>
                              </w:r>
                            </w:p>
                          </w:tc>
                          <w:tc>
                            <w:tcPr>
                              <w:tcW w:w="149.85pt" w:type="dxa"/>
                            </w:tcPr>
                            <w:p w14:paraId="5B109490" w14:textId="77777777" w:rsidR="001C5F16" w:rsidRPr="00DF3635" w:rsidRDefault="001C5F16" w:rsidP="00227F23">
                              <w:pPr>
                                <w:rPr>
                                  <w:sz w:val="18"/>
                                  <w:szCs w:val="18"/>
                                </w:rPr>
                              </w:pPr>
                              <w:r w:rsidRPr="00DF3635">
                                <w:rPr>
                                  <w:sz w:val="18"/>
                                  <w:szCs w:val="18"/>
                                </w:rPr>
                                <w:t xml:space="preserve">diesel </w:t>
                              </w:r>
                              <w:proofErr w:type="spellStart"/>
                              <w:r w:rsidRPr="00DF3635">
                                <w:rPr>
                                  <w:sz w:val="18"/>
                                  <w:szCs w:val="18"/>
                                </w:rPr>
                                <w:t>usd</w:t>
                              </w:r>
                              <w:proofErr w:type="spellEnd"/>
                              <w:r w:rsidRPr="00DF3635">
                                <w:rPr>
                                  <w:sz w:val="18"/>
                                  <w:szCs w:val="18"/>
                                </w:rPr>
                                <w:t xml:space="preserve"> gal</w:t>
                              </w:r>
                            </w:p>
                          </w:tc>
                          <w:tc>
                            <w:tcPr>
                              <w:tcW w:w="54.25pt" w:type="dxa"/>
                            </w:tcPr>
                            <w:p w14:paraId="26203A52" w14:textId="77777777" w:rsidR="001C5F16" w:rsidRPr="00DF3635" w:rsidRDefault="001C5F16" w:rsidP="00227F23">
                              <w:pPr>
                                <w:rPr>
                                  <w:sz w:val="18"/>
                                  <w:szCs w:val="18"/>
                                </w:rPr>
                              </w:pPr>
                              <w:r w:rsidRPr="00DF3635">
                                <w:rPr>
                                  <w:sz w:val="18"/>
                                  <w:szCs w:val="18"/>
                                </w:rPr>
                                <w:t>392</w:t>
                              </w:r>
                            </w:p>
                          </w:tc>
                        </w:tr>
                        <w:tr w:rsidR="001C5F16" w:rsidRPr="00DF3635" w14:paraId="1F0B83EA" w14:textId="77777777" w:rsidTr="005D1300">
                          <w:trPr>
                            <w:trHeight w:val="195"/>
                          </w:trPr>
                          <w:tc>
                            <w:tcPr>
                              <w:tcW w:w="25.40pt" w:type="dxa"/>
                            </w:tcPr>
                            <w:p w14:paraId="2C36CE94" w14:textId="77777777" w:rsidR="001C5F16" w:rsidRPr="00DF3635" w:rsidRDefault="001C5F16" w:rsidP="00227F23">
                              <w:pPr>
                                <w:rPr>
                                  <w:sz w:val="18"/>
                                  <w:szCs w:val="18"/>
                                </w:rPr>
                              </w:pPr>
                              <w:r w:rsidRPr="00DF3635">
                                <w:rPr>
                                  <w:sz w:val="18"/>
                                  <w:szCs w:val="18"/>
                                </w:rPr>
                                <w:t>10</w:t>
                              </w:r>
                            </w:p>
                          </w:tc>
                          <w:tc>
                            <w:tcPr>
                              <w:tcW w:w="149.85pt" w:type="dxa"/>
                            </w:tcPr>
                            <w:p w14:paraId="4D9FD477" w14:textId="77777777" w:rsidR="001C5F16" w:rsidRPr="00DF3635" w:rsidRDefault="001C5F16" w:rsidP="00227F23">
                              <w:pPr>
                                <w:rPr>
                                  <w:sz w:val="18"/>
                                  <w:szCs w:val="18"/>
                                </w:rPr>
                              </w:pPr>
                              <w:proofErr w:type="spellStart"/>
                              <w:r w:rsidRPr="00DF3635">
                                <w:rPr>
                                  <w:sz w:val="18"/>
                                  <w:szCs w:val="18"/>
                                </w:rPr>
                                <w:t>Psurf</w:t>
                              </w:r>
                              <w:proofErr w:type="spellEnd"/>
                              <w:r w:rsidRPr="00DF3635">
                                <w:rPr>
                                  <w:sz w:val="18"/>
                                  <w:szCs w:val="18"/>
                                </w:rPr>
                                <w:t xml:space="preserve"> f </w:t>
                              </w:r>
                              <w:proofErr w:type="spellStart"/>
                              <w:r w:rsidRPr="00DF3635">
                                <w:rPr>
                                  <w:sz w:val="18"/>
                                  <w:szCs w:val="18"/>
                                </w:rPr>
                                <w:t>inst</w:t>
                              </w:r>
                              <w:proofErr w:type="spellEnd"/>
                            </w:p>
                          </w:tc>
                          <w:tc>
                            <w:tcPr>
                              <w:tcW w:w="54.25pt" w:type="dxa"/>
                            </w:tcPr>
                            <w:p w14:paraId="07A6A4C3" w14:textId="77777777" w:rsidR="001C5F16" w:rsidRPr="00DF3635" w:rsidRDefault="001C5F16" w:rsidP="00227F23">
                              <w:pPr>
                                <w:rPr>
                                  <w:sz w:val="18"/>
                                  <w:szCs w:val="18"/>
                                </w:rPr>
                              </w:pPr>
                              <w:r w:rsidRPr="00DF3635">
                                <w:rPr>
                                  <w:sz w:val="18"/>
                                  <w:szCs w:val="18"/>
                                </w:rPr>
                                <w:t>246</w:t>
                              </w:r>
                            </w:p>
                          </w:tc>
                        </w:tr>
                        <w:tr w:rsidR="001C5F16" w:rsidRPr="00DF3635" w14:paraId="2221098A" w14:textId="77777777" w:rsidTr="005D1300">
                          <w:trPr>
                            <w:trHeight w:val="195"/>
                          </w:trPr>
                          <w:tc>
                            <w:tcPr>
                              <w:tcW w:w="25.40pt" w:type="dxa"/>
                            </w:tcPr>
                            <w:p w14:paraId="17D06EE5" w14:textId="77777777" w:rsidR="001C5F16" w:rsidRPr="00DF3635" w:rsidRDefault="001C5F16" w:rsidP="00227F23">
                              <w:pPr>
                                <w:rPr>
                                  <w:sz w:val="18"/>
                                  <w:szCs w:val="18"/>
                                </w:rPr>
                              </w:pPr>
                              <w:r w:rsidRPr="00DF3635">
                                <w:rPr>
                                  <w:sz w:val="18"/>
                                  <w:szCs w:val="18"/>
                                </w:rPr>
                                <w:t>11</w:t>
                              </w:r>
                            </w:p>
                          </w:tc>
                          <w:tc>
                            <w:tcPr>
                              <w:tcW w:w="149.85pt" w:type="dxa"/>
                            </w:tcPr>
                            <w:p w14:paraId="323AF439" w14:textId="77777777" w:rsidR="001C5F16" w:rsidRPr="00DF3635" w:rsidRDefault="001C5F16" w:rsidP="00227F23">
                              <w:pPr>
                                <w:rPr>
                                  <w:sz w:val="18"/>
                                  <w:szCs w:val="18"/>
                                </w:rPr>
                              </w:pPr>
                              <w:r w:rsidRPr="00DF3635">
                                <w:rPr>
                                  <w:sz w:val="18"/>
                                  <w:szCs w:val="18"/>
                                </w:rPr>
                                <w:t xml:space="preserve">SoilMoi100 200cm </w:t>
                              </w:r>
                              <w:proofErr w:type="spellStart"/>
                              <w:r w:rsidRPr="00DF3635">
                                <w:rPr>
                                  <w:sz w:val="18"/>
                                  <w:szCs w:val="18"/>
                                </w:rPr>
                                <w:t>inst</w:t>
                              </w:r>
                              <w:proofErr w:type="spellEnd"/>
                            </w:p>
                          </w:tc>
                          <w:tc>
                            <w:tcPr>
                              <w:tcW w:w="54.25pt" w:type="dxa"/>
                            </w:tcPr>
                            <w:p w14:paraId="1AB80EEB" w14:textId="77777777" w:rsidR="001C5F16" w:rsidRPr="00DF3635" w:rsidRDefault="001C5F16" w:rsidP="00227F23">
                              <w:pPr>
                                <w:rPr>
                                  <w:sz w:val="18"/>
                                  <w:szCs w:val="18"/>
                                </w:rPr>
                              </w:pPr>
                              <w:r w:rsidRPr="00DF3635">
                                <w:rPr>
                                  <w:sz w:val="18"/>
                                  <w:szCs w:val="18"/>
                                </w:rPr>
                                <w:t>237</w:t>
                              </w:r>
                            </w:p>
                          </w:tc>
                        </w:tr>
                        <w:tr w:rsidR="001C5F16" w:rsidRPr="00DF3635" w14:paraId="251EE5AA" w14:textId="77777777" w:rsidTr="005D1300">
                          <w:trPr>
                            <w:trHeight w:val="195"/>
                          </w:trPr>
                          <w:tc>
                            <w:tcPr>
                              <w:tcW w:w="25.40pt" w:type="dxa"/>
                            </w:tcPr>
                            <w:p w14:paraId="6877C780" w14:textId="77777777" w:rsidR="001C5F16" w:rsidRPr="00DF3635" w:rsidRDefault="001C5F16" w:rsidP="00227F23">
                              <w:pPr>
                                <w:rPr>
                                  <w:sz w:val="18"/>
                                  <w:szCs w:val="18"/>
                                </w:rPr>
                              </w:pPr>
                              <w:r w:rsidRPr="00DF3635">
                                <w:rPr>
                                  <w:sz w:val="18"/>
                                  <w:szCs w:val="18"/>
                                </w:rPr>
                                <w:t>12</w:t>
                              </w:r>
                            </w:p>
                          </w:tc>
                          <w:tc>
                            <w:tcPr>
                              <w:tcW w:w="149.85pt" w:type="dxa"/>
                            </w:tcPr>
                            <w:p w14:paraId="562D6792" w14:textId="77777777" w:rsidR="001C5F16" w:rsidRPr="00DF3635" w:rsidRDefault="001C5F16" w:rsidP="00227F23">
                              <w:pPr>
                                <w:rPr>
                                  <w:sz w:val="18"/>
                                  <w:szCs w:val="18"/>
                                </w:rPr>
                              </w:pPr>
                              <w:proofErr w:type="spellStart"/>
                              <w:r w:rsidRPr="00DF3635">
                                <w:rPr>
                                  <w:sz w:val="18"/>
                                  <w:szCs w:val="18"/>
                                </w:rPr>
                                <w:t>RootMoist</w:t>
                              </w:r>
                              <w:proofErr w:type="spellEnd"/>
                              <w:r w:rsidRPr="00DF3635">
                                <w:rPr>
                                  <w:sz w:val="18"/>
                                  <w:szCs w:val="18"/>
                                </w:rPr>
                                <w:t xml:space="preserve"> </w:t>
                              </w:r>
                              <w:proofErr w:type="spellStart"/>
                              <w:r w:rsidRPr="00DF3635">
                                <w:rPr>
                                  <w:sz w:val="18"/>
                                  <w:szCs w:val="18"/>
                                </w:rPr>
                                <w:t>inst</w:t>
                              </w:r>
                              <w:proofErr w:type="spellEnd"/>
                            </w:p>
                          </w:tc>
                          <w:tc>
                            <w:tcPr>
                              <w:tcW w:w="54.25pt" w:type="dxa"/>
                            </w:tcPr>
                            <w:p w14:paraId="26EB1F5C" w14:textId="77777777" w:rsidR="001C5F16" w:rsidRPr="00DF3635" w:rsidRDefault="001C5F16" w:rsidP="00227F23">
                              <w:pPr>
                                <w:rPr>
                                  <w:sz w:val="18"/>
                                  <w:szCs w:val="18"/>
                                </w:rPr>
                              </w:pPr>
                              <w:r w:rsidRPr="00DF3635">
                                <w:rPr>
                                  <w:sz w:val="18"/>
                                  <w:szCs w:val="18"/>
                                </w:rPr>
                                <w:t>114</w:t>
                              </w:r>
                            </w:p>
                          </w:tc>
                        </w:tr>
                        <w:tr w:rsidR="001C5F16" w:rsidRPr="00DF3635" w14:paraId="5A0C8572" w14:textId="77777777" w:rsidTr="005D1300">
                          <w:trPr>
                            <w:trHeight w:val="195"/>
                          </w:trPr>
                          <w:tc>
                            <w:tcPr>
                              <w:tcW w:w="25.40pt" w:type="dxa"/>
                            </w:tcPr>
                            <w:p w14:paraId="2D5D6B0C" w14:textId="77777777" w:rsidR="001C5F16" w:rsidRPr="00DF3635" w:rsidRDefault="001C5F16" w:rsidP="00227F23">
                              <w:pPr>
                                <w:rPr>
                                  <w:sz w:val="18"/>
                                  <w:szCs w:val="18"/>
                                </w:rPr>
                              </w:pPr>
                              <w:r w:rsidRPr="00DF3635">
                                <w:rPr>
                                  <w:sz w:val="18"/>
                                  <w:szCs w:val="18"/>
                                </w:rPr>
                                <w:t>13</w:t>
                              </w:r>
                            </w:p>
                          </w:tc>
                          <w:tc>
                            <w:tcPr>
                              <w:tcW w:w="149.85pt" w:type="dxa"/>
                            </w:tcPr>
                            <w:p w14:paraId="73E07F5A" w14:textId="77777777" w:rsidR="001C5F16" w:rsidRPr="00DF3635" w:rsidRDefault="001C5F16" w:rsidP="00227F23">
                              <w:pPr>
                                <w:rPr>
                                  <w:sz w:val="18"/>
                                  <w:szCs w:val="18"/>
                                </w:rPr>
                              </w:pPr>
                              <w:proofErr w:type="spellStart"/>
                              <w:r w:rsidRPr="00DF3635">
                                <w:rPr>
                                  <w:sz w:val="18"/>
                                  <w:szCs w:val="18"/>
                                </w:rPr>
                                <w:t>Qsb</w:t>
                              </w:r>
                              <w:proofErr w:type="spellEnd"/>
                              <w:r w:rsidRPr="00DF3635">
                                <w:rPr>
                                  <w:sz w:val="18"/>
                                  <w:szCs w:val="18"/>
                                </w:rPr>
                                <w:t xml:space="preserve"> acc</w:t>
                              </w:r>
                            </w:p>
                          </w:tc>
                          <w:tc>
                            <w:tcPr>
                              <w:tcW w:w="54.25pt" w:type="dxa"/>
                            </w:tcPr>
                            <w:p w14:paraId="0682914A" w14:textId="77777777" w:rsidR="001C5F16" w:rsidRPr="00DF3635" w:rsidRDefault="001C5F16" w:rsidP="00227F23">
                              <w:pPr>
                                <w:rPr>
                                  <w:sz w:val="18"/>
                                  <w:szCs w:val="18"/>
                                </w:rPr>
                              </w:pPr>
                              <w:r w:rsidRPr="00DF3635">
                                <w:rPr>
                                  <w:sz w:val="18"/>
                                  <w:szCs w:val="18"/>
                                </w:rPr>
                                <w:t>112</w:t>
                              </w:r>
                            </w:p>
                          </w:tc>
                        </w:tr>
                        <w:tr w:rsidR="001C5F16" w:rsidRPr="00DF3635" w14:paraId="4025EE2E" w14:textId="77777777" w:rsidTr="005D1300">
                          <w:trPr>
                            <w:trHeight w:val="195"/>
                          </w:trPr>
                          <w:tc>
                            <w:tcPr>
                              <w:tcW w:w="25.40pt" w:type="dxa"/>
                            </w:tcPr>
                            <w:p w14:paraId="2D683DC8" w14:textId="77777777" w:rsidR="001C5F16" w:rsidRPr="00DF3635" w:rsidRDefault="001C5F16" w:rsidP="00227F23">
                              <w:pPr>
                                <w:rPr>
                                  <w:sz w:val="18"/>
                                  <w:szCs w:val="18"/>
                                </w:rPr>
                              </w:pPr>
                              <w:r w:rsidRPr="00DF3635">
                                <w:rPr>
                                  <w:sz w:val="18"/>
                                  <w:szCs w:val="18"/>
                                </w:rPr>
                                <w:t>14</w:t>
                              </w:r>
                            </w:p>
                          </w:tc>
                          <w:tc>
                            <w:tcPr>
                              <w:tcW w:w="149.85pt" w:type="dxa"/>
                            </w:tcPr>
                            <w:p w14:paraId="1316F38E" w14:textId="77777777" w:rsidR="001C5F16" w:rsidRPr="00DF3635" w:rsidRDefault="001C5F16" w:rsidP="00227F23">
                              <w:pPr>
                                <w:rPr>
                                  <w:sz w:val="18"/>
                                  <w:szCs w:val="18"/>
                                </w:rPr>
                              </w:pPr>
                              <w:r w:rsidRPr="00DF3635">
                                <w:rPr>
                                  <w:sz w:val="18"/>
                                  <w:szCs w:val="18"/>
                                </w:rPr>
                                <w:t>soil moisture gradient</w:t>
                              </w:r>
                            </w:p>
                          </w:tc>
                          <w:tc>
                            <w:tcPr>
                              <w:tcW w:w="54.25pt" w:type="dxa"/>
                            </w:tcPr>
                            <w:p w14:paraId="728A5684" w14:textId="77777777" w:rsidR="001C5F16" w:rsidRPr="00DF3635" w:rsidRDefault="001C5F16" w:rsidP="00227F23">
                              <w:pPr>
                                <w:rPr>
                                  <w:sz w:val="18"/>
                                  <w:szCs w:val="18"/>
                                </w:rPr>
                              </w:pPr>
                              <w:r w:rsidRPr="00DF3635">
                                <w:rPr>
                                  <w:sz w:val="18"/>
                                  <w:szCs w:val="18"/>
                                </w:rPr>
                                <w:t>93</w:t>
                              </w:r>
                            </w:p>
                          </w:tc>
                        </w:tr>
                        <w:tr w:rsidR="001C5F16" w:rsidRPr="00DF3635" w14:paraId="1F18877B" w14:textId="77777777" w:rsidTr="005D1300">
                          <w:trPr>
                            <w:trHeight w:val="223"/>
                          </w:trPr>
                          <w:tc>
                            <w:tcPr>
                              <w:tcW w:w="25.40pt" w:type="dxa"/>
                              <w:tcBorders>
                                <w:bottom w:val="single" w:sz="6" w:space="0" w:color="000000"/>
                              </w:tcBorders>
                            </w:tcPr>
                            <w:p w14:paraId="0A2F27AA" w14:textId="77777777" w:rsidR="001C5F16" w:rsidRPr="00DF3635" w:rsidRDefault="001C5F16" w:rsidP="00227F23">
                              <w:pPr>
                                <w:rPr>
                                  <w:sz w:val="18"/>
                                  <w:szCs w:val="18"/>
                                </w:rPr>
                              </w:pPr>
                              <w:r w:rsidRPr="00DF3635">
                                <w:rPr>
                                  <w:sz w:val="18"/>
                                  <w:szCs w:val="18"/>
                                </w:rPr>
                                <w:t>15</w:t>
                              </w:r>
                            </w:p>
                          </w:tc>
                          <w:tc>
                            <w:tcPr>
                              <w:tcW w:w="149.85pt" w:type="dxa"/>
                              <w:tcBorders>
                                <w:bottom w:val="single" w:sz="6" w:space="0" w:color="000000"/>
                              </w:tcBorders>
                            </w:tcPr>
                            <w:p w14:paraId="4E116D23" w14:textId="77777777" w:rsidR="001C5F16" w:rsidRPr="00DF3635" w:rsidRDefault="001C5F16" w:rsidP="00227F23">
                              <w:pPr>
                                <w:rPr>
                                  <w:sz w:val="18"/>
                                  <w:szCs w:val="18"/>
                                </w:rPr>
                              </w:pPr>
                              <w:r w:rsidRPr="00DF3635">
                                <w:rPr>
                                  <w:sz w:val="18"/>
                                  <w:szCs w:val="18"/>
                                </w:rPr>
                                <w:t xml:space="preserve">SoilMoi40 100cm </w:t>
                              </w:r>
                              <w:proofErr w:type="spellStart"/>
                              <w:r w:rsidRPr="00DF3635">
                                <w:rPr>
                                  <w:sz w:val="18"/>
                                  <w:szCs w:val="18"/>
                                </w:rPr>
                                <w:t>inst</w:t>
                              </w:r>
                              <w:proofErr w:type="spellEnd"/>
                            </w:p>
                          </w:tc>
                          <w:tc>
                            <w:tcPr>
                              <w:tcW w:w="54.25pt" w:type="dxa"/>
                              <w:tcBorders>
                                <w:bottom w:val="single" w:sz="6" w:space="0" w:color="000000"/>
                              </w:tcBorders>
                            </w:tcPr>
                            <w:p w14:paraId="0D94C364" w14:textId="77777777" w:rsidR="001C5F16" w:rsidRPr="00DF3635" w:rsidRDefault="001C5F16" w:rsidP="00227F23">
                              <w:pPr>
                                <w:rPr>
                                  <w:sz w:val="18"/>
                                  <w:szCs w:val="18"/>
                                </w:rPr>
                              </w:pPr>
                              <w:r w:rsidRPr="00DF3635">
                                <w:rPr>
                                  <w:sz w:val="18"/>
                                  <w:szCs w:val="18"/>
                                </w:rPr>
                                <w:t>89</w:t>
                              </w:r>
                            </w:p>
                          </w:tc>
                        </w:tr>
                      </w:tbl>
                      <w:p w14:paraId="0B123D59" w14:textId="77777777" w:rsidR="001C5F16" w:rsidRDefault="001C5F16" w:rsidP="001C5F16"/>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D10AA3" w:rsidRPr="00C44AD3">
        <w:t>Feature Importance Analysis</w:t>
      </w:r>
    </w:p>
    <w:p w14:paraId="711E57CE" w14:textId="3C967F33" w:rsidR="00B26D1F" w:rsidRDefault="009C1C14" w:rsidP="00715ACC">
      <w:pPr>
        <w:pStyle w:val="p1a"/>
        <w:ind w:firstLine="10.80pt"/>
        <w:rPr>
          <w:ins w:id="12" w:author="Mansoor, Naseef" w:date="2026-02-06T12:53:00Z"/>
        </w:rPr>
      </w:pPr>
      <w:r w:rsidRPr="00715ACC">
        <w:t xml:space="preserve">To understand the features that plays significant role in </w:t>
      </w:r>
      <w:r w:rsidR="00FB722C" w:rsidRPr="00715ACC">
        <w:t xml:space="preserve">predicting the corn production, we </w:t>
      </w:r>
      <w:proofErr w:type="spellStart"/>
      <w:r w:rsidR="00FB722C" w:rsidRPr="00715ACC">
        <w:t>analysed</w:t>
      </w:r>
      <w:proofErr w:type="spellEnd"/>
      <w:r w:rsidR="00FB722C" w:rsidRPr="00715ACC">
        <w:t xml:space="preserve"> the features in our dataset and </w:t>
      </w:r>
      <w:r w:rsidR="00A371E5" w:rsidRPr="00715ACC">
        <w:t xml:space="preserve">ranked them based on their importance. </w:t>
      </w:r>
      <w:ins w:id="13" w:author="Mansoor, Naseef" w:date="2026-02-06T12:53:00Z">
        <w:r w:rsidR="00A77016">
          <w:t xml:space="preserve">The importance is </w:t>
        </w:r>
        <w:commentRangeStart w:id="14"/>
        <w:commentRangeStart w:id="15"/>
        <w:r w:rsidR="00A77016">
          <w:t xml:space="preserve">measured as the </w:t>
        </w:r>
        <w:r w:rsidR="00B26D1F">
          <w:t xml:space="preserve">xx and </w:t>
        </w:r>
      </w:ins>
      <w:ins w:id="16" w:author="Mansoor, Naseef" w:date="2026-02-06T12:55:00Z">
        <w:r w:rsidR="00056DBB">
          <w:t>given by the following equation</w:t>
        </w:r>
        <w:commentRangeEnd w:id="14"/>
        <w:r w:rsidR="00666CA1">
          <w:rPr>
            <w:rStyle w:val="CommentReference"/>
            <w:rFonts w:eastAsia="SimSun"/>
          </w:rPr>
          <w:commentReference w:id="14"/>
        </w:r>
        <w:commentRangeEnd w:id="15"/>
        <w:r w:rsidR="00666CA1">
          <w:rPr>
            <w:rStyle w:val="CommentReference"/>
            <w:rFonts w:eastAsia="SimSun"/>
          </w:rPr>
          <w:commentReference w:id="15"/>
        </w:r>
        <w:r w:rsidR="00056DBB">
          <w:t>.</w:t>
        </w:r>
      </w:ins>
    </w:p>
    <w:p w14:paraId="38FB9D92" w14:textId="0DB197EF" w:rsidR="001C5F16" w:rsidRPr="00C44AD3" w:rsidRDefault="009C1C14" w:rsidP="00715ACC">
      <w:pPr>
        <w:pStyle w:val="p1a"/>
        <w:ind w:firstLine="10.80pt"/>
      </w:pPr>
      <w:r w:rsidRPr="00715ACC">
        <w:t>Table</w:t>
      </w:r>
      <w:r w:rsidRPr="00C44AD3">
        <w:t xml:space="preserve"> 4 lists the top 15 features along with their absolute importance</w:t>
      </w:r>
      <w:r w:rsidR="00A371E5" w:rsidRPr="00C44AD3">
        <w:t xml:space="preserve"> for the </w:t>
      </w:r>
      <w:proofErr w:type="spellStart"/>
      <w:r w:rsidR="00A371E5" w:rsidRPr="00C44AD3">
        <w:t>LightGBM</w:t>
      </w:r>
      <w:proofErr w:type="spellEnd"/>
      <w:r w:rsidR="00A371E5" w:rsidRPr="00C44AD3">
        <w:t xml:space="preserve"> model</w:t>
      </w:r>
      <w:r w:rsidRPr="00C44AD3">
        <w:t xml:space="preserve">. </w:t>
      </w:r>
      <w:r w:rsidR="00A371E5" w:rsidRPr="00C44AD3">
        <w:t xml:space="preserve">From this set of </w:t>
      </w:r>
      <w:r w:rsidR="00A72928" w:rsidRPr="00C44AD3">
        <w:t>features,</w:t>
      </w:r>
      <w:r w:rsidR="00A371E5" w:rsidRPr="00C44AD3">
        <w:t xml:space="preserve"> we observe</w:t>
      </w:r>
      <w:r w:rsidR="009742A6" w:rsidRPr="00C44AD3">
        <w:t>d</w:t>
      </w:r>
      <w:r w:rsidR="00A371E5" w:rsidRPr="00C44AD3">
        <w:t xml:space="preserve"> that </w:t>
      </w:r>
      <w:r w:rsidR="009742A6" w:rsidRPr="00C44AD3">
        <w:t>economic</w:t>
      </w:r>
      <w:r w:rsidRPr="00C44AD3">
        <w:t xml:space="preserve"> and infrastructure proxies (revenue per bushel, fuel cost, income measures, ethanol plant distance) dominate the ranking, while multiple deep-soil and surface moisture metrics plus surface pressure, snowmelt runoff (</w:t>
      </w:r>
      <w:proofErr w:type="spellStart"/>
      <w:r w:rsidRPr="00C44AD3">
        <w:t>Qsb</w:t>
      </w:r>
      <w:proofErr w:type="spellEnd"/>
      <w:r w:rsidRPr="00C44AD3">
        <w:t xml:space="preserve"> acc), and soil-moisture gradient demonstrate the continued relevance of physical signals.</w:t>
      </w:r>
      <w:r w:rsidR="00F32B62" w:rsidRPr="00C44AD3">
        <w:t xml:space="preserve"> </w:t>
      </w:r>
      <w:r w:rsidR="00486631" w:rsidRPr="00C44AD3">
        <w:t xml:space="preserve">Furthermore, we can observe </w:t>
      </w:r>
      <w:r w:rsidR="009742A6" w:rsidRPr="00C44AD3">
        <w:t>that</w:t>
      </w:r>
      <w:r w:rsidR="00486631" w:rsidRPr="00C44AD3">
        <w:t xml:space="preserve"> </w:t>
      </w:r>
      <w:r w:rsidR="009742A6" w:rsidRPr="00C44AD3">
        <w:t xml:space="preserve">fuel </w:t>
      </w:r>
      <w:r w:rsidRPr="00C44AD3">
        <w:t xml:space="preserve">cost indicators remain the single strongest signals when acres planted </w:t>
      </w:r>
      <w:r w:rsidR="009742A6" w:rsidRPr="00C44AD3">
        <w:t>are</w:t>
      </w:r>
      <w:r w:rsidRPr="00C44AD3">
        <w:t xml:space="preserve"> excluded, acting as economic proxies for operational scale, whereas diesel pricing and federal receipts capture input costs and subsidy flows. At the same time, deep- and mid-layer soil moisture, total snowmelt runoff, and surface pressure ensure that </w:t>
      </w:r>
      <w:proofErr w:type="spellStart"/>
      <w:r w:rsidRPr="00C44AD3">
        <w:t>LightGBM</w:t>
      </w:r>
      <w:proofErr w:type="spellEnd"/>
      <w:r w:rsidRPr="00C44AD3">
        <w:t xml:space="preserve"> retains sensitivity to growing-condition dynamics rather than relying purely on economic data.</w:t>
      </w:r>
    </w:p>
    <w:p w14:paraId="27917678" w14:textId="688B58E7" w:rsidR="276163A0" w:rsidRPr="00C44AD3" w:rsidRDefault="00104616" w:rsidP="2F2F683D">
      <w:pPr>
        <w:pStyle w:val="Heading1"/>
      </w:pPr>
      <w:r w:rsidRPr="00C44AD3">
        <w:t>L</w:t>
      </w:r>
      <w:r w:rsidR="00B37356" w:rsidRPr="00C44AD3">
        <w:t>imitation</w:t>
      </w:r>
      <w:r w:rsidR="00DD1F5E" w:rsidRPr="00C44AD3">
        <w:t>s</w:t>
      </w:r>
      <w:r w:rsidR="002D7246">
        <w:t xml:space="preserve"> And Future work</w:t>
      </w:r>
    </w:p>
    <w:p w14:paraId="11A1E0FA" w14:textId="5A5B4616" w:rsidR="00EC1F84" w:rsidRPr="00B84555" w:rsidRDefault="007706F6" w:rsidP="007706F6">
      <w:pPr>
        <w:pStyle w:val="BodyText"/>
        <w:rPr>
          <w:noProof/>
          <w:sz w:val="18"/>
          <w:szCs w:val="18"/>
          <w:lang w:val="en-US"/>
        </w:rPr>
      </w:pPr>
      <w:r w:rsidRPr="00C44AD3">
        <w:t>The study has some limitations; it focuses specifically on counties in Minnesota over the years 2000-2022. The generalizability of this study to other states, crops, and temporal periods requires further investigation. Data gaps in economic indicators, though handled through multi-strategy imputation, could introduce uncertainties. Although the dataset is of moderate size, its performance suggests that the amount of data is sufficient for optimal modeling approaches, which may limit the advantages of deep learning.</w:t>
      </w:r>
      <w:del w:id="17" w:author="Mansoor, Naseef" w:date="2026-02-06T13:00:00Z">
        <w:r w:rsidR="00C44AD3" w:rsidRPr="00C44AD3" w:rsidDel="00B84555">
          <w:rPr>
            <w:noProof/>
            <w:sz w:val="18"/>
            <w:szCs w:val="18"/>
          </w:rPr>
          <w:delText xml:space="preserve"> </w:delText>
        </w:r>
      </w:del>
    </w:p>
    <w:p w14:paraId="20D1FDF9" w14:textId="13AD1CD3" w:rsidR="002D7246" w:rsidRPr="00C44AD3" w:rsidRDefault="002D7246" w:rsidP="002D7246">
      <w:pPr>
        <w:pStyle w:val="BodyText"/>
        <w:rPr>
          <w:lang w:val="en-GB"/>
        </w:rPr>
      </w:pPr>
      <w:r>
        <w:rPr>
          <w:lang w:val="en-GB"/>
        </w:rPr>
        <w:t>To extend this work further, we</w:t>
      </w:r>
      <w:r w:rsidRPr="00C44AD3">
        <w:rPr>
          <w:lang w:val="en-GB"/>
        </w:rPr>
        <w:t xml:space="preserve"> aim to expand this </w:t>
      </w:r>
      <w:r>
        <w:rPr>
          <w:lang w:val="en-GB"/>
        </w:rPr>
        <w:t xml:space="preserve">study </w:t>
      </w:r>
      <w:r w:rsidRPr="00C44AD3">
        <w:rPr>
          <w:lang w:val="en-GB"/>
        </w:rPr>
        <w:t xml:space="preserve">beyond Minnesota </w:t>
      </w:r>
      <w:r>
        <w:rPr>
          <w:lang w:val="en-GB"/>
        </w:rPr>
        <w:t xml:space="preserve">(e.g. </w:t>
      </w:r>
      <w:r w:rsidRPr="00C44AD3">
        <w:rPr>
          <w:lang w:val="en-GB"/>
        </w:rPr>
        <w:t xml:space="preserve">on the wider </w:t>
      </w:r>
      <w:r>
        <w:rPr>
          <w:lang w:val="en-GB"/>
        </w:rPr>
        <w:t>c</w:t>
      </w:r>
      <w:r w:rsidRPr="00C44AD3">
        <w:rPr>
          <w:lang w:val="en-GB"/>
        </w:rPr>
        <w:t xml:space="preserve">orn </w:t>
      </w:r>
      <w:r>
        <w:rPr>
          <w:lang w:val="en-GB"/>
        </w:rPr>
        <w:t>b</w:t>
      </w:r>
      <w:r w:rsidRPr="00C44AD3">
        <w:rPr>
          <w:lang w:val="en-GB"/>
        </w:rPr>
        <w:t>elt states like Iowa</w:t>
      </w:r>
      <w:r>
        <w:rPr>
          <w:lang w:val="en-GB"/>
        </w:rPr>
        <w:t xml:space="preserve">) </w:t>
      </w:r>
      <w:r w:rsidRPr="00C44AD3">
        <w:rPr>
          <w:lang w:val="en-GB"/>
        </w:rPr>
        <w:t>to test generalizability</w:t>
      </w:r>
      <w:r>
        <w:rPr>
          <w:lang w:val="en-GB"/>
        </w:rPr>
        <w:t>.</w:t>
      </w:r>
      <w:r w:rsidRPr="00C44AD3">
        <w:rPr>
          <w:lang w:val="en-GB"/>
        </w:rPr>
        <w:t xml:space="preserve"> </w:t>
      </w:r>
      <w:ins w:id="18" w:author="Mansoor, Naseef" w:date="2026-02-06T13:01:00Z">
        <w:r w:rsidR="00FC6726">
          <w:rPr>
            <w:noProof/>
            <w:sz w:val="18"/>
            <w:szCs w:val="18"/>
            <w:lang w:val="en-US"/>
          </w:rPr>
          <w:t xml:space="preserve">Furthermore, to </w:t>
        </w:r>
        <w:r w:rsidR="009E3057">
          <w:rPr>
            <w:noProof/>
            <w:sz w:val="18"/>
            <w:szCs w:val="18"/>
            <w:lang w:val="en-US"/>
          </w:rPr>
          <w:t xml:space="preserve">improve the operational utility and </w:t>
        </w:r>
      </w:ins>
      <w:ins w:id="19" w:author="Mansoor, Naseef" w:date="2026-02-06T13:07:00Z">
        <w:r w:rsidR="00EE5B7E" w:rsidRPr="00EE5B7E">
          <w:rPr>
            <w:noProof/>
            <w:sz w:val="18"/>
            <w:szCs w:val="18"/>
            <w:lang w:val="en-US"/>
          </w:rPr>
          <w:t>enable stakeholder decision-making</w:t>
        </w:r>
      </w:ins>
      <w:ins w:id="20" w:author="Mansoor, Naseef" w:date="2026-02-06T13:02:00Z">
        <w:r w:rsidR="00ED37B0">
          <w:rPr>
            <w:noProof/>
            <w:sz w:val="18"/>
            <w:szCs w:val="18"/>
            <w:lang w:val="en-US"/>
          </w:rPr>
          <w:t xml:space="preserve">, </w:t>
        </w:r>
        <w:r w:rsidR="00D013EC">
          <w:rPr>
            <w:noProof/>
            <w:sz w:val="18"/>
            <w:szCs w:val="18"/>
            <w:lang w:val="en-US"/>
          </w:rPr>
          <w:t>we plan to extend this work</w:t>
        </w:r>
      </w:ins>
      <w:ins w:id="21" w:author="Mansoor, Naseef" w:date="2026-02-06T13:03:00Z">
        <w:r w:rsidR="002D5952">
          <w:rPr>
            <w:noProof/>
            <w:sz w:val="18"/>
            <w:szCs w:val="18"/>
            <w:lang w:val="en-US"/>
          </w:rPr>
          <w:t xml:space="preserve"> by developing rolling prediction</w:t>
        </w:r>
      </w:ins>
      <w:ins w:id="22" w:author="Mansoor, Naseef" w:date="2026-02-06T13:08:00Z">
        <w:r w:rsidR="00A246C5">
          <w:rPr>
            <w:noProof/>
            <w:sz w:val="18"/>
            <w:szCs w:val="18"/>
            <w:lang w:val="en-US"/>
          </w:rPr>
          <w:t xml:space="preserve"> pipeline</w:t>
        </w:r>
      </w:ins>
      <w:ins w:id="23" w:author="Mansoor, Naseef" w:date="2026-02-06T13:03:00Z">
        <w:r w:rsidR="002D5952">
          <w:rPr>
            <w:noProof/>
            <w:sz w:val="18"/>
            <w:szCs w:val="18"/>
            <w:lang w:val="en-US"/>
          </w:rPr>
          <w:t xml:space="preserve"> </w:t>
        </w:r>
      </w:ins>
      <w:ins w:id="24" w:author="Mansoor, Naseef" w:date="2026-02-06T13:06:00Z">
        <w:r w:rsidR="003712DB">
          <w:rPr>
            <w:noProof/>
            <w:sz w:val="18"/>
            <w:szCs w:val="18"/>
            <w:lang w:val="en-US"/>
          </w:rPr>
          <w:t>to generate</w:t>
        </w:r>
        <w:r w:rsidR="00FB2653">
          <w:rPr>
            <w:noProof/>
            <w:sz w:val="18"/>
            <w:szCs w:val="18"/>
            <w:lang w:val="en-US"/>
          </w:rPr>
          <w:t xml:space="preserve"> forecast with 1-3 months lead times</w:t>
        </w:r>
      </w:ins>
      <w:ins w:id="25" w:author="Mansoor, Naseef" w:date="2026-02-06T13:08:00Z">
        <w:r w:rsidR="00A246C5">
          <w:rPr>
            <w:noProof/>
            <w:sz w:val="18"/>
            <w:szCs w:val="18"/>
            <w:lang w:val="en-US"/>
          </w:rPr>
          <w:t xml:space="preserve"> aligned to critical decision window</w:t>
        </w:r>
        <w:r w:rsidR="00CA039C">
          <w:rPr>
            <w:noProof/>
            <w:sz w:val="18"/>
            <w:szCs w:val="18"/>
            <w:lang w:val="en-US"/>
          </w:rPr>
          <w:t>: pre planting, and mid-season</w:t>
        </w:r>
      </w:ins>
      <w:ins w:id="26" w:author="Mansoor, Naseef" w:date="2026-02-06T13:06:00Z">
        <w:r w:rsidR="00FB2653">
          <w:rPr>
            <w:noProof/>
            <w:sz w:val="18"/>
            <w:szCs w:val="18"/>
            <w:lang w:val="en-US"/>
          </w:rPr>
          <w:t xml:space="preserve">. </w:t>
        </w:r>
      </w:ins>
      <w:r w:rsidRPr="00C44AD3">
        <w:rPr>
          <w:lang w:val="en-GB"/>
        </w:rPr>
        <w:t xml:space="preserve">Additionally, there is also opportunity to integrate GLDAS data in real time to provide real time alerts or predictions for indicators like abnormalities in seasons or floods, providing farmers and policy makers the opportunity to mitigate risks in advance. </w:t>
      </w:r>
    </w:p>
    <w:p w14:paraId="61FC992F" w14:textId="37990B77" w:rsidR="0D3AF5D1" w:rsidRPr="00C44AD3" w:rsidRDefault="0D3AF5D1" w:rsidP="00EC1F84">
      <w:pPr>
        <w:pStyle w:val="Heading1"/>
        <w:ind w:firstLine="0pt"/>
      </w:pPr>
      <w:r w:rsidRPr="00C44AD3">
        <w:t>Conclusion</w:t>
      </w:r>
    </w:p>
    <w:p w14:paraId="1B5926F2" w14:textId="77777777" w:rsidR="00BF0428" w:rsidRDefault="00A72928" w:rsidP="0058393C">
      <w:pPr>
        <w:pStyle w:val="BodyText"/>
        <w:rPr>
          <w:lang w:val="en-GB"/>
        </w:rPr>
      </w:pPr>
      <w:r w:rsidRPr="00C44AD3">
        <w:t xml:space="preserve">     </w:t>
      </w:r>
      <w:r w:rsidRPr="0058393C">
        <w:rPr>
          <w:lang w:val="en-GB"/>
        </w:rPr>
        <w:t>This research presented</w:t>
      </w:r>
      <w:r w:rsidR="006E0860">
        <w:rPr>
          <w:lang w:val="en-GB"/>
        </w:rPr>
        <w:t xml:space="preserve"> a machine learning model </w:t>
      </w:r>
      <w:r w:rsidRPr="0058393C">
        <w:rPr>
          <w:lang w:val="en-GB"/>
        </w:rPr>
        <w:t>for predicting county-level corn production in Minnesota, addressing key limitations in traditional methods which fail to integrate complex economic and infrastructure factors. By constructing a novel multi-sourced dataset using NAS GLDAS, PRISM, USDA economic indicators and infrastructure metrics, we demonstrated that accurate production is achievable even without indicators like acers planted or direct measurements. Our analysis of eight ML models revealed that gradient boosting algorithms offer superior performance for this application, achieving a R</w:t>
      </w:r>
      <w:r w:rsidRPr="006E0860">
        <w:rPr>
          <w:vertAlign w:val="superscript"/>
          <w:lang w:val="en-GB"/>
        </w:rPr>
        <w:t>2</w:t>
      </w:r>
      <w:r w:rsidRPr="0058393C">
        <w:rPr>
          <w:lang w:val="en-GB"/>
        </w:rPr>
        <w:t xml:space="preserve"> </w:t>
      </w:r>
      <w:r w:rsidRPr="00C44AD3">
        <w:rPr>
          <w:lang w:val="en-GB"/>
        </w:rPr>
        <w:t xml:space="preserve">score of 0.973 which significantly outperforms traditional ML models in previous studies as well as significantly outperforming deep learning and linear baselines. The success of </w:t>
      </w:r>
      <w:proofErr w:type="spellStart"/>
      <w:r w:rsidRPr="00C44AD3">
        <w:rPr>
          <w:lang w:val="en-GB"/>
        </w:rPr>
        <w:t>LightGBM</w:t>
      </w:r>
      <w:proofErr w:type="spellEnd"/>
      <w:r w:rsidRPr="00C44AD3">
        <w:rPr>
          <w:lang w:val="en-GB"/>
        </w:rPr>
        <w:t xml:space="preserve"> underscores the suitability of tree-based ensembles for analysing tabular data where biological, climatic, and economic features interact</w:t>
      </w:r>
      <w:r w:rsidR="001C5F16" w:rsidRPr="00C44AD3">
        <w:rPr>
          <w:lang w:val="en-GB"/>
        </w:rPr>
        <w:t>.</w:t>
      </w:r>
      <w:r w:rsidR="00BF0428">
        <w:rPr>
          <w:lang w:val="en-GB"/>
        </w:rPr>
        <w:t xml:space="preserve"> </w:t>
      </w:r>
      <w:r w:rsidRPr="00C44AD3">
        <w:rPr>
          <w:lang w:val="en-GB"/>
        </w:rPr>
        <w:t xml:space="preserve">Furthermore, our feature importance analysis provided critical insights into the drivers of corn production. We identified that economic </w:t>
      </w:r>
      <w:r w:rsidRPr="00C44AD3">
        <w:rPr>
          <w:lang w:val="en-GB"/>
        </w:rPr>
        <w:lastRenderedPageBreak/>
        <w:t>factors, specifically revenue per bushel, fuel costs, and farm income, plays a dominant role in predicting output. This validates our multi-source fusion approach, showing that agricultural output is a function of economic incentives, market access (ethanol plant proximity), soil moisture and temperature.</w:t>
      </w:r>
      <w:r w:rsidR="00BF0428">
        <w:rPr>
          <w:lang w:val="en-GB"/>
        </w:rPr>
        <w:t xml:space="preserve"> </w:t>
      </w:r>
    </w:p>
    <w:p w14:paraId="0F00A696" w14:textId="1B12BB0B" w:rsidR="00983E64" w:rsidRPr="00C44AD3" w:rsidRDefault="00152AC7" w:rsidP="00983E64">
      <w:pPr>
        <w:pStyle w:val="Heading1"/>
        <w:ind w:firstLine="0pt"/>
      </w:pPr>
      <w:r w:rsidRPr="00C44AD3">
        <w:t>A</w:t>
      </w:r>
      <w:r w:rsidR="00D4473F" w:rsidRPr="00C44AD3">
        <w:t>cknowledgement</w:t>
      </w:r>
    </w:p>
    <w:p w14:paraId="545CF93C" w14:textId="5393A610" w:rsidR="5C0BE20E" w:rsidRPr="00C44AD3" w:rsidRDefault="00983E64" w:rsidP="00983E64">
      <w:pPr>
        <w:pStyle w:val="BodyText"/>
      </w:pPr>
      <w:r w:rsidRPr="00C44AD3">
        <w:t>We used AI-assisted tools</w:t>
      </w:r>
      <w:r w:rsidR="0036056E" w:rsidRPr="00C44AD3">
        <w:rPr>
          <w:lang w:val="en-US"/>
        </w:rPr>
        <w:t xml:space="preserve">, </w:t>
      </w:r>
      <w:r w:rsidR="00BA4532" w:rsidRPr="00C44AD3">
        <w:rPr>
          <w:lang w:val="en-US"/>
        </w:rPr>
        <w:t>composer1</w:t>
      </w:r>
      <w:r w:rsidR="00D4473F" w:rsidRPr="00C44AD3">
        <w:rPr>
          <w:lang w:val="en-US"/>
        </w:rPr>
        <w:t xml:space="preserve"> </w:t>
      </w:r>
      <w:r w:rsidRPr="00C44AD3">
        <w:t xml:space="preserve">for language editing and minor code </w:t>
      </w:r>
      <w:r w:rsidR="00965DD9" w:rsidRPr="00C44AD3">
        <w:rPr>
          <w:lang w:val="en-US"/>
        </w:rPr>
        <w:t>generation for simple analysis</w:t>
      </w:r>
      <w:r w:rsidR="000976F4" w:rsidRPr="00C44AD3">
        <w:rPr>
          <w:lang w:val="en-US"/>
        </w:rPr>
        <w:t>.</w:t>
      </w:r>
      <w:r w:rsidRPr="00C44AD3">
        <w:t xml:space="preserve"> </w:t>
      </w:r>
      <w:r w:rsidR="002937E8" w:rsidRPr="00C44AD3">
        <w:rPr>
          <w:lang w:val="en-US"/>
        </w:rPr>
        <w:t>A</w:t>
      </w:r>
      <w:proofErr w:type="spellStart"/>
      <w:r w:rsidR="002937E8" w:rsidRPr="00C44AD3">
        <w:t>ll</w:t>
      </w:r>
      <w:proofErr w:type="spellEnd"/>
      <w:r w:rsidRPr="00C44AD3">
        <w:t xml:space="preserve"> research design, experiments, and </w:t>
      </w:r>
      <w:bookmarkStart w:id="27" w:name="Model_Hyperparameters"/>
      <w:bookmarkEnd w:id="27"/>
      <w:r w:rsidRPr="00C44AD3">
        <w:t>analysis were performed by the authors.</w:t>
      </w:r>
      <w:r w:rsidR="00ED3517" w:rsidRPr="00C44AD3">
        <w:t xml:space="preserve"> </w:t>
      </w:r>
    </w:p>
    <w:p w14:paraId="144D91D7" w14:textId="75402B24" w:rsidR="009303D9" w:rsidRPr="002937E8" w:rsidRDefault="2F2F683D" w:rsidP="2F2F683D">
      <w:pPr>
        <w:pStyle w:val="Heading5"/>
        <w:rPr>
          <w:sz w:val="18"/>
          <w:szCs w:val="18"/>
        </w:rPr>
      </w:pPr>
      <w:r w:rsidRPr="002937E8">
        <w:rPr>
          <w:sz w:val="18"/>
          <w:szCs w:val="18"/>
        </w:rPr>
        <w:t>References</w:t>
      </w:r>
    </w:p>
    <w:p w14:paraId="6BD424C2" w14:textId="77777777" w:rsidR="00C63FB7" w:rsidRPr="002937E8" w:rsidRDefault="00C63FB7" w:rsidP="00C63FB7">
      <w:pPr>
        <w:pStyle w:val="references"/>
        <w:rPr>
          <w:sz w:val="18"/>
          <w:szCs w:val="18"/>
        </w:rPr>
      </w:pPr>
      <w:r w:rsidRPr="002937E8">
        <w:rPr>
          <w:sz w:val="18"/>
          <w:szCs w:val="18"/>
        </w:rPr>
        <w:t>Arik, S. O., &amp; Pfister, T. (2021). TabNet: Atten- tive interpretable tabular learning. Proceedings of the AAAI Conference on Artificial Intelligence, 35(8), 6679–6687.</w:t>
      </w:r>
    </w:p>
    <w:p w14:paraId="44930975" w14:textId="77777777" w:rsidR="00C63FB7" w:rsidRPr="002937E8" w:rsidRDefault="00C63FB7" w:rsidP="00C63FB7">
      <w:pPr>
        <w:pStyle w:val="references"/>
        <w:rPr>
          <w:sz w:val="18"/>
          <w:szCs w:val="18"/>
        </w:rPr>
      </w:pPr>
      <w:r w:rsidRPr="002937E8">
        <w:rPr>
          <w:sz w:val="18"/>
          <w:szCs w:val="18"/>
        </w:rPr>
        <w:t>Bai, S., Kolter, J. Z., &amp; Koltun, V. (2018). An em- pirical evaluation of generic convolutional and recur- rent networks for sequence modeling. arXiv preprint arXiv:1803.01271.</w:t>
      </w:r>
    </w:p>
    <w:p w14:paraId="57DEA565" w14:textId="5F051C3E" w:rsidR="00C63FB7" w:rsidRPr="002937E8" w:rsidRDefault="00C63FB7" w:rsidP="00C63FB7">
      <w:pPr>
        <w:pStyle w:val="references"/>
        <w:rPr>
          <w:sz w:val="18"/>
          <w:szCs w:val="18"/>
        </w:rPr>
      </w:pPr>
      <w:r w:rsidRPr="002937E8">
        <w:rPr>
          <w:sz w:val="18"/>
          <w:szCs w:val="18"/>
        </w:rPr>
        <w:t>Chen, T., &amp; Guestrin, C. (2016). XGBoost: A scal- able tree boosting system. Proceedings of the 22nd ACM SIGKDD International Conference on Knowl- edge Discovery and Data Mining, pp. 785–794.</w:t>
      </w:r>
    </w:p>
    <w:p w14:paraId="137BF002" w14:textId="77777777" w:rsidR="00C63FB7" w:rsidRPr="002937E8" w:rsidRDefault="00C63FB7" w:rsidP="00C63FB7">
      <w:pPr>
        <w:pStyle w:val="references"/>
        <w:rPr>
          <w:sz w:val="18"/>
          <w:szCs w:val="18"/>
        </w:rPr>
      </w:pPr>
      <w:r w:rsidRPr="002937E8">
        <w:rPr>
          <w:sz w:val="18"/>
          <w:szCs w:val="18"/>
        </w:rPr>
        <w:t>Desloires, J., Mestre, P., Baret, F., &amp; Weiss, M. (2024). Early season forecasting of corn yield at field level from multi-source satellite time series data. Re- mote Sensing, 16(9), Article 1573.</w:t>
      </w:r>
    </w:p>
    <w:p w14:paraId="14B327D0" w14:textId="77777777" w:rsidR="00C63FB7" w:rsidRPr="002937E8" w:rsidRDefault="00C63FB7" w:rsidP="00C63FB7">
      <w:pPr>
        <w:pStyle w:val="references"/>
        <w:rPr>
          <w:sz w:val="18"/>
          <w:szCs w:val="18"/>
        </w:rPr>
      </w:pPr>
      <w:r w:rsidRPr="002937E8">
        <w:rPr>
          <w:sz w:val="18"/>
          <w:szCs w:val="18"/>
        </w:rPr>
        <w:t>European Space Agency. (2025). Copernicus: Sentinel-1.</w:t>
      </w:r>
    </w:p>
    <w:p w14:paraId="1D1975F3" w14:textId="5E4ED7D3" w:rsidR="00C63FB7" w:rsidRPr="002937E8" w:rsidRDefault="00C63FB7" w:rsidP="00472AA9">
      <w:pPr>
        <w:pStyle w:val="references"/>
        <w:rPr>
          <w:sz w:val="18"/>
          <w:szCs w:val="18"/>
        </w:rPr>
      </w:pPr>
      <w:r w:rsidRPr="002937E8">
        <w:rPr>
          <w:sz w:val="18"/>
          <w:szCs w:val="18"/>
        </w:rPr>
        <w:t>Ji, Z., Pan, Y., Zhu, X., Wang, J., &amp; Li, Q. (2022).</w:t>
      </w:r>
      <w:r w:rsidR="00075C16" w:rsidRPr="002937E8">
        <w:rPr>
          <w:sz w:val="18"/>
          <w:szCs w:val="18"/>
        </w:rPr>
        <w:t xml:space="preserve"> </w:t>
      </w:r>
      <w:r w:rsidRPr="002937E8">
        <w:rPr>
          <w:sz w:val="18"/>
          <w:szCs w:val="18"/>
        </w:rPr>
        <w:t>Prediction of corn yield in the USA corn belt using satellite data and machine learning: From an evapo- transpiration perspective. Agriculture, 12(8), Article 1263.</w:t>
      </w:r>
    </w:p>
    <w:p w14:paraId="69407FB2" w14:textId="2AF5AB96" w:rsidR="00C63FB7" w:rsidRPr="002937E8" w:rsidRDefault="00C63FB7" w:rsidP="00263C95">
      <w:pPr>
        <w:pStyle w:val="references"/>
        <w:rPr>
          <w:sz w:val="18"/>
          <w:szCs w:val="18"/>
        </w:rPr>
      </w:pPr>
      <w:r w:rsidRPr="002937E8">
        <w:rPr>
          <w:sz w:val="18"/>
          <w:szCs w:val="18"/>
        </w:rPr>
        <w:t>Kayad, A., Sozzi, M., Gatto, S., Whelan, B., Pirotti, F., &amp; Marinello, F. (2019). Monitoring within-field</w:t>
      </w:r>
      <w:r w:rsidR="00075C16" w:rsidRPr="002937E8">
        <w:rPr>
          <w:sz w:val="18"/>
          <w:szCs w:val="18"/>
        </w:rPr>
        <w:t xml:space="preserve"> </w:t>
      </w:r>
      <w:r w:rsidRPr="002937E8">
        <w:rPr>
          <w:sz w:val="18"/>
          <w:szCs w:val="18"/>
        </w:rPr>
        <w:t>variability of corn yield using sentinel-2 and machine learning techniques. Remote Sensing, 11(23), Article 2873.</w:t>
      </w:r>
    </w:p>
    <w:p w14:paraId="6A6FCBE5" w14:textId="77777777" w:rsidR="00C63FB7" w:rsidRPr="002937E8" w:rsidRDefault="00C63FB7" w:rsidP="00C63FB7">
      <w:pPr>
        <w:pStyle w:val="references"/>
        <w:rPr>
          <w:sz w:val="18"/>
          <w:szCs w:val="18"/>
        </w:rPr>
      </w:pPr>
      <w:r w:rsidRPr="002937E8">
        <w:rPr>
          <w:sz w:val="18"/>
          <w:szCs w:val="18"/>
        </w:rPr>
        <w:t>Ke, G., et al. (2017). LightGBM: A highly efficient gradient boosting decision tree. Advances in Neural Information Processing Systems, 30, 3146–3154.</w:t>
      </w:r>
    </w:p>
    <w:p w14:paraId="5DEDF02C" w14:textId="77777777" w:rsidR="00C63FB7" w:rsidRPr="002937E8" w:rsidRDefault="00C63FB7" w:rsidP="00C63FB7">
      <w:pPr>
        <w:pStyle w:val="references"/>
        <w:rPr>
          <w:sz w:val="18"/>
          <w:szCs w:val="18"/>
        </w:rPr>
      </w:pPr>
      <w:r w:rsidRPr="002937E8">
        <w:rPr>
          <w:sz w:val="18"/>
          <w:szCs w:val="18"/>
        </w:rPr>
        <w:t>NASA. (n.d.). GLDAS Noah Land Surface Model L4 monthly 1.0 x 1.0 degree V2.0. NASA Open Data Portal.</w:t>
      </w:r>
    </w:p>
    <w:p w14:paraId="0C23BBFA" w14:textId="77777777" w:rsidR="00C63FB7" w:rsidRPr="002937E8" w:rsidRDefault="00C63FB7" w:rsidP="00C63FB7">
      <w:pPr>
        <w:pStyle w:val="references"/>
        <w:rPr>
          <w:sz w:val="18"/>
          <w:szCs w:val="18"/>
        </w:rPr>
      </w:pPr>
      <w:r w:rsidRPr="002937E8">
        <w:rPr>
          <w:sz w:val="18"/>
          <w:szCs w:val="18"/>
        </w:rPr>
        <w:t>Nevavuori, P., Narra, N., &amp; Lipping, T. (2020). Crop yield prediction using multitemporal UAV data and spatiotemporal deep learning models. Remote Sens- ing, 12(23), Article 4000.</w:t>
      </w:r>
    </w:p>
    <w:p w14:paraId="51EF2030" w14:textId="60B80185" w:rsidR="00C63FB7" w:rsidRPr="002937E8" w:rsidRDefault="00C63FB7" w:rsidP="00C63FB7">
      <w:pPr>
        <w:pStyle w:val="references"/>
        <w:rPr>
          <w:sz w:val="18"/>
          <w:szCs w:val="18"/>
        </w:rPr>
      </w:pPr>
      <w:r w:rsidRPr="002937E8">
        <w:rPr>
          <w:sz w:val="18"/>
          <w:szCs w:val="18"/>
        </w:rPr>
        <w:t>Prasetyo, T. A., Sihombing, P., &amp; Sitompul, O. S. (2024). Parameter optimization of the random forest algorithm for predicting corn yields in Toba Re- gency. Proceedings of the 7th International Seminar on Research of Information Technology and Intelli- gent Systems: Advanced Intelligent Systems in Con- temporary Society, pp. 1025–1029. ISRITI 2024.</w:t>
      </w:r>
    </w:p>
    <w:p w14:paraId="5DB2BE62" w14:textId="5ED25F51" w:rsidR="00C63FB7" w:rsidRPr="002937E8" w:rsidRDefault="00C63FB7" w:rsidP="00C63FB7">
      <w:pPr>
        <w:pStyle w:val="references"/>
        <w:rPr>
          <w:sz w:val="18"/>
          <w:szCs w:val="18"/>
        </w:rPr>
      </w:pPr>
      <w:r w:rsidRPr="002937E8">
        <w:rPr>
          <w:sz w:val="18"/>
          <w:szCs w:val="18"/>
        </w:rPr>
        <w:t>Rodell, M., et al. (2004). The Global Land Data Assimilation System. Bulletin of the American Meteo- rological Society, 85(3), 381–394.</w:t>
      </w:r>
    </w:p>
    <w:p w14:paraId="54ACECBD" w14:textId="115896D5" w:rsidR="00C63FB7" w:rsidRPr="002937E8" w:rsidRDefault="00C63FB7" w:rsidP="00C63FB7">
      <w:pPr>
        <w:pStyle w:val="references"/>
        <w:rPr>
          <w:sz w:val="18"/>
          <w:szCs w:val="18"/>
        </w:rPr>
      </w:pPr>
      <w:r w:rsidRPr="002937E8">
        <w:rPr>
          <w:sz w:val="18"/>
          <w:szCs w:val="18"/>
        </w:rPr>
        <w:t>Roy, P. D., Sarkar, S., Pal, S. K., &amp; Chakrabarti, A. (2025). Retrieval of surface soil moisture at field scale using Sentinel-1 SAR data. Sensors, 25(10), Article 3065.</w:t>
      </w:r>
    </w:p>
    <w:p w14:paraId="0902EFB2" w14:textId="77777777" w:rsidR="00C63FB7" w:rsidRPr="002937E8" w:rsidRDefault="00C63FB7" w:rsidP="00C63FB7">
      <w:pPr>
        <w:pStyle w:val="references"/>
        <w:rPr>
          <w:sz w:val="18"/>
          <w:szCs w:val="18"/>
        </w:rPr>
      </w:pPr>
      <w:r w:rsidRPr="002937E8">
        <w:rPr>
          <w:sz w:val="18"/>
          <w:szCs w:val="18"/>
        </w:rPr>
        <w:t>Shahhosseini, M., Hu, G., &amp; Archontoulis, S. V. (2021). Corn yield prediction with ensemble CNN- DNN. Frontiers in Plant Science, 12, Article 709008.</w:t>
      </w:r>
    </w:p>
    <w:p w14:paraId="50B23BC2" w14:textId="77777777" w:rsidR="00C63FB7" w:rsidRPr="002937E8" w:rsidRDefault="00C63FB7" w:rsidP="00C63FB7">
      <w:pPr>
        <w:pStyle w:val="references"/>
        <w:rPr>
          <w:sz w:val="18"/>
          <w:szCs w:val="18"/>
        </w:rPr>
      </w:pPr>
      <w:r w:rsidRPr="002937E8">
        <w:rPr>
          <w:sz w:val="18"/>
          <w:szCs w:val="18"/>
        </w:rPr>
        <w:t>Singh, R., Sharma, P., &amp; Kumar, A. (2025). Cloud detection methods for optical satellite imagery: A comprehensive review. Geomatics, 5(3), 27–45.</w:t>
      </w:r>
    </w:p>
    <w:p w14:paraId="60AB4EE0" w14:textId="775BEF95" w:rsidR="00C63FB7" w:rsidRPr="002937E8" w:rsidRDefault="00C63FB7" w:rsidP="00C63FB7">
      <w:pPr>
        <w:pStyle w:val="references"/>
        <w:rPr>
          <w:sz w:val="18"/>
          <w:szCs w:val="18"/>
        </w:rPr>
      </w:pPr>
      <w:r w:rsidRPr="002937E8">
        <w:rPr>
          <w:sz w:val="18"/>
          <w:szCs w:val="18"/>
        </w:rPr>
        <w:t>U.S. Department of Agriculture, Economic Research Service. (</w:t>
      </w:r>
      <w:r w:rsidR="00BD55E4">
        <w:rPr>
          <w:sz w:val="18"/>
          <w:szCs w:val="18"/>
        </w:rPr>
        <w:t>2000-2023</w:t>
      </w:r>
      <w:r w:rsidRPr="002937E8">
        <w:rPr>
          <w:sz w:val="18"/>
          <w:szCs w:val="18"/>
        </w:rPr>
        <w:t>). County-level economic indicators.</w:t>
      </w:r>
    </w:p>
    <w:p w14:paraId="26FDD991" w14:textId="7B388B9D" w:rsidR="00C63FB7" w:rsidRPr="00BF6769" w:rsidRDefault="00C63FB7" w:rsidP="00C63FB7">
      <w:pPr>
        <w:pStyle w:val="references"/>
        <w:rPr>
          <w:sz w:val="18"/>
          <w:szCs w:val="18"/>
        </w:rPr>
      </w:pPr>
      <w:r w:rsidRPr="00BF6769">
        <w:rPr>
          <w:sz w:val="18"/>
          <w:szCs w:val="18"/>
        </w:rPr>
        <w:t>U.S. Department of Agriculture, National Agricultural Statistics Service. (</w:t>
      </w:r>
      <w:r w:rsidR="00BD55E4" w:rsidRPr="00BF6769">
        <w:rPr>
          <w:sz w:val="18"/>
          <w:szCs w:val="18"/>
        </w:rPr>
        <w:t>2000-2023</w:t>
      </w:r>
      <w:r w:rsidRPr="00BF6769">
        <w:rPr>
          <w:sz w:val="18"/>
          <w:szCs w:val="18"/>
        </w:rPr>
        <w:t>). Quick Stats.</w:t>
      </w:r>
    </w:p>
    <w:p w14:paraId="7390629E" w14:textId="4F16DF7F" w:rsidR="00C63FB7" w:rsidRDefault="00C63FB7" w:rsidP="00C63FB7">
      <w:pPr>
        <w:pStyle w:val="references"/>
        <w:rPr>
          <w:ins w:id="28" w:author="Mansoor, Naseef" w:date="2026-02-06T13:09:00Z"/>
          <w:sz w:val="18"/>
          <w:szCs w:val="18"/>
        </w:rPr>
      </w:pPr>
      <w:r w:rsidRPr="00BF6769">
        <w:rPr>
          <w:sz w:val="18"/>
          <w:szCs w:val="18"/>
        </w:rPr>
        <w:t>U.S. Energy Information Administration. (</w:t>
      </w:r>
      <w:r w:rsidR="00BD55E4" w:rsidRPr="00BF6769">
        <w:rPr>
          <w:sz w:val="18"/>
          <w:szCs w:val="18"/>
        </w:rPr>
        <w:t>2000-2023</w:t>
      </w:r>
      <w:r w:rsidRPr="00BF6769">
        <w:rPr>
          <w:sz w:val="18"/>
          <w:szCs w:val="18"/>
        </w:rPr>
        <w:t>). Petroleum &amp; Other Liquids.</w:t>
      </w:r>
    </w:p>
    <w:p w14:paraId="753091F3" w14:textId="77777777" w:rsidR="00363158" w:rsidRPr="00363158" w:rsidRDefault="00363158" w:rsidP="00363158">
      <w:pPr>
        <w:pStyle w:val="references"/>
        <w:rPr>
          <w:ins w:id="29" w:author="Mansoor, Naseef" w:date="2026-02-06T13:09:00Z"/>
          <w:sz w:val="18"/>
          <w:szCs w:val="18"/>
        </w:rPr>
      </w:pPr>
      <w:ins w:id="30" w:author="Mansoor, Naseef" w:date="2026-02-06T13:09:00Z">
        <w:r w:rsidRPr="00363158">
          <w:rPr>
            <w:sz w:val="18"/>
            <w:szCs w:val="18"/>
          </w:rPr>
          <w:t>L. Grinsztajn, E. Oyallon, and G. Varoquaux, (2022), Why do tree-based models still outperform deep learning on tabular data?, Neural Information Processing Systems, pp. 507–520.</w:t>
        </w:r>
      </w:ins>
    </w:p>
    <w:p w14:paraId="63949E27" w14:textId="77777777" w:rsidR="00363158" w:rsidRDefault="00363158" w:rsidP="00C63FB7">
      <w:pPr>
        <w:pStyle w:val="references"/>
        <w:rPr>
          <w:sz w:val="18"/>
          <w:szCs w:val="18"/>
        </w:rPr>
      </w:pPr>
    </w:p>
    <w:p w14:paraId="7CC41E8C" w14:textId="77777777" w:rsidR="009D60E8" w:rsidRDefault="009D60E8" w:rsidP="009D60E8">
      <w:pPr>
        <w:pStyle w:val="references"/>
        <w:numPr>
          <w:ilvl w:val="0"/>
          <w:numId w:val="0"/>
        </w:numPr>
      </w:pPr>
    </w:p>
    <w:p w14:paraId="03BF7BEC" w14:textId="1ECAF98C" w:rsidR="001B316B" w:rsidRDefault="001B316B" w:rsidP="00C63FB7">
      <w:pPr>
        <w:pStyle w:val="references"/>
        <w:numPr>
          <w:ilvl w:val="0"/>
          <w:numId w:val="0"/>
        </w:numPr>
        <w:ind w:start="18pt"/>
      </w:pPr>
      <w:r>
        <w:t xml:space="preserve"> </w:t>
      </w:r>
    </w:p>
    <w:p w14:paraId="531BE841" w14:textId="79CAFF29" w:rsidR="00F40AFB" w:rsidRPr="00F40AFB" w:rsidRDefault="00F40AFB" w:rsidP="00D94082">
      <w:pPr>
        <w:pStyle w:val="references"/>
        <w:numPr>
          <w:ilvl w:val="0"/>
          <w:numId w:val="0"/>
        </w:numPr>
        <w:ind w:start="18pt"/>
        <w:rPr>
          <w:rFonts w:ascii="TimesNewRoman" w:eastAsia="Times New Roman" w:hAnsi="TimesNewRoman"/>
          <w:color w:val="000000"/>
        </w:rPr>
      </w:pPr>
    </w:p>
    <w:p w14:paraId="54A0375B" w14:textId="77777777" w:rsidR="00140B3F" w:rsidRDefault="00140B3F" w:rsidP="00140B3F">
      <w:pPr>
        <w:pStyle w:val="references"/>
        <w:numPr>
          <w:ilvl w:val="0"/>
          <w:numId w:val="0"/>
        </w:numPr>
        <w:ind w:start="18pt"/>
      </w:pPr>
    </w:p>
    <w:p w14:paraId="14D829C4" w14:textId="77777777" w:rsidR="00836367" w:rsidRDefault="00836367" w:rsidP="00524F4E">
      <w:pPr>
        <w:pStyle w:val="references"/>
        <w:numPr>
          <w:ilvl w:val="0"/>
          <w:numId w:val="0"/>
        </w:numPr>
        <w:spacing w:line="12pt" w:lineRule="auto"/>
        <w:rPr>
          <w:rFonts w:eastAsia="SimSun"/>
          <w:b/>
          <w:bCs/>
          <w:noProof w:val="0"/>
          <w:color w:val="FF0000"/>
          <w:spacing w:val="-1"/>
          <w:sz w:val="20"/>
          <w:szCs w:val="20"/>
          <w:lang w:val="x-none" w:eastAsia="x-none"/>
        </w:rPr>
      </w:pPr>
    </w:p>
    <w:p w14:paraId="2CBC4D6A" w14:textId="2A7527DB" w:rsidR="00FD4C63" w:rsidRPr="00F96569" w:rsidRDefault="00FD4C63" w:rsidP="00524F4E">
      <w:pPr>
        <w:pStyle w:val="references"/>
        <w:numPr>
          <w:ilvl w:val="0"/>
          <w:numId w:val="0"/>
        </w:numPr>
        <w:spacing w:line="12pt" w:lineRule="auto"/>
        <w:rPr>
          <w:rFonts w:eastAsia="SimSun"/>
          <w:b/>
          <w:bCs/>
          <w:noProof w:val="0"/>
          <w:color w:val="FF0000"/>
          <w:spacing w:val="-1"/>
          <w:sz w:val="20"/>
          <w:szCs w:val="20"/>
          <w:lang w:val="x-none" w:eastAsia="x-none"/>
        </w:rPr>
        <w:sectPr w:rsidR="00FD4C63" w:rsidRPr="00F96569" w:rsidSect="003B4E04">
          <w:type w:val="continuous"/>
          <w:pgSz w:w="595.30pt" w:h="841.90pt" w:code="9"/>
          <w:pgMar w:top="54pt" w:right="45.35pt" w:bottom="72pt" w:left="45.35pt" w:header="36pt" w:footer="36pt" w:gutter="0pt"/>
          <w:cols w:num="2" w:space="18pt"/>
          <w:docGrid w:linePitch="360"/>
        </w:sectPr>
      </w:pPr>
    </w:p>
    <w:p w14:paraId="7CC4641A" w14:textId="77777777" w:rsidR="009D60E8" w:rsidRDefault="009D60E8" w:rsidP="00097845">
      <w:pPr>
        <w:jc w:val="both"/>
        <w:rPr>
          <w:noProof/>
        </w:rPr>
      </w:pPr>
    </w:p>
    <w:sectPr w:rsidR="009D60E8"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mment w:id="0" w:author="Mansoor, Naseef" w:date="2026-02-05T17:01:00Z" w:initials="MN">
    <w:p w14:paraId="23BF4FD3" w14:textId="2B8A801B" w:rsidR="00180C3E" w:rsidRPr="00180C3E" w:rsidRDefault="00180C3E" w:rsidP="00180C3E">
      <w:pPr>
        <w:rPr>
          <w:rFonts w:ascii="Courier New" w:eastAsia="Times New Roman" w:hAnsi="Courier New" w:cs="Courier New"/>
          <w:color w:val="000000"/>
          <w:shd w:val="clear" w:color="auto" w:fill="FFFFFF"/>
        </w:rPr>
      </w:pPr>
      <w:r w:rsidRPr="00180C3E">
        <w:rPr>
          <w:rFonts w:ascii="Courier New" w:eastAsia="Times New Roman" w:hAnsi="Courier New" w:cs="Courier New"/>
          <w:b/>
          <w:bCs/>
          <w:color w:val="000000"/>
          <w:shd w:val="clear" w:color="auto" w:fill="FFFFFF"/>
        </w:rPr>
        <w:t xml:space="preserve">Comment: </w:t>
      </w:r>
      <w:r>
        <w:rPr>
          <w:rStyle w:val="CommentReference"/>
        </w:rPr>
        <w:annotationRef/>
      </w:r>
      <w:r w:rsidRPr="00180C3E">
        <w:rPr>
          <w:rFonts w:ascii="Courier New" w:eastAsia="Times New Roman" w:hAnsi="Courier New" w:cs="Courier New"/>
          <w:color w:val="000000"/>
          <w:shd w:val="clear" w:color="auto" w:fill="FFFFFF"/>
        </w:rPr>
        <w:t xml:space="preserve">On page 2, Section II Background and Related Works </w:t>
      </w:r>
    </w:p>
    <w:p w14:paraId="7D662079" w14:textId="77777777" w:rsidR="00180C3E" w:rsidRPr="00180C3E" w:rsidRDefault="00180C3E" w:rsidP="00180C3E">
      <w:pPr>
        <w:jc w:val="start"/>
        <w:rPr>
          <w:rFonts w:ascii="Courier New" w:eastAsia="Times New Roman" w:hAnsi="Courier New" w:cs="Courier New"/>
          <w:color w:val="000000"/>
          <w:shd w:val="clear" w:color="auto" w:fill="FFFFFF"/>
        </w:rPr>
      </w:pPr>
      <w:r w:rsidRPr="00180C3E">
        <w:rPr>
          <w:rFonts w:ascii="Courier New" w:eastAsia="Times New Roman" w:hAnsi="Courier New" w:cs="Courier New"/>
          <w:color w:val="000000"/>
          <w:shd w:val="clear" w:color="auto" w:fill="FFFFFF"/>
        </w:rPr>
        <w:t>Authors claim novelty in integrating multiple data sources</w:t>
      </w:r>
    </w:p>
    <w:p w14:paraId="51F8C575" w14:textId="77777777" w:rsidR="00180C3E" w:rsidRPr="00180C3E" w:rsidRDefault="00180C3E" w:rsidP="00180C3E">
      <w:pPr>
        <w:jc w:val="start"/>
        <w:rPr>
          <w:rFonts w:ascii="Courier New" w:eastAsia="Times New Roman" w:hAnsi="Courier New" w:cs="Courier New"/>
          <w:color w:val="000000"/>
          <w:shd w:val="clear" w:color="auto" w:fill="FFFFFF"/>
        </w:rPr>
      </w:pPr>
      <w:r w:rsidRPr="00180C3E">
        <w:rPr>
          <w:rFonts w:ascii="Courier New" w:eastAsia="Times New Roman" w:hAnsi="Courier New" w:cs="Courier New"/>
          <w:color w:val="000000"/>
          <w:shd w:val="clear" w:color="auto" w:fill="FFFFFF"/>
        </w:rPr>
        <w:t>at the county level in Minnesota and in evaluating</w:t>
      </w:r>
    </w:p>
    <w:p w14:paraId="4FBBEAF3" w14:textId="77777777" w:rsidR="00180C3E" w:rsidRPr="00180C3E" w:rsidRDefault="00180C3E" w:rsidP="00180C3E">
      <w:pPr>
        <w:jc w:val="start"/>
        <w:rPr>
          <w:rFonts w:ascii="Courier New" w:eastAsia="Times New Roman" w:hAnsi="Courier New" w:cs="Courier New"/>
          <w:color w:val="000000"/>
          <w:shd w:val="clear" w:color="auto" w:fill="FFFFFF"/>
        </w:rPr>
      </w:pPr>
      <w:r w:rsidRPr="00180C3E">
        <w:rPr>
          <w:rFonts w:ascii="Courier New" w:eastAsia="Times New Roman" w:hAnsi="Courier New" w:cs="Courier New"/>
          <w:color w:val="000000"/>
          <w:shd w:val="clear" w:color="auto" w:fill="FFFFFF"/>
        </w:rPr>
        <w:t>predictive performance without using planted acreage.</w:t>
      </w:r>
    </w:p>
    <w:p w14:paraId="7731571F" w14:textId="77777777" w:rsidR="00180C3E" w:rsidRPr="00180C3E" w:rsidRDefault="00180C3E" w:rsidP="00180C3E">
      <w:pPr>
        <w:jc w:val="start"/>
        <w:rPr>
          <w:rFonts w:ascii="Courier New" w:eastAsia="Times New Roman" w:hAnsi="Courier New" w:cs="Courier New"/>
          <w:color w:val="000000"/>
          <w:shd w:val="clear" w:color="auto" w:fill="FFFFFF"/>
        </w:rPr>
      </w:pPr>
      <w:r w:rsidRPr="00180C3E">
        <w:rPr>
          <w:rFonts w:ascii="Courier New" w:eastAsia="Times New Roman" w:hAnsi="Courier New" w:cs="Courier New"/>
          <w:color w:val="000000"/>
          <w:shd w:val="clear" w:color="auto" w:fill="FFFFFF"/>
        </w:rPr>
        <w:t>However, the manuscript does not sufficiently compare the</w:t>
      </w:r>
    </w:p>
    <w:p w14:paraId="3AE84137" w14:textId="77777777" w:rsidR="00180C3E" w:rsidRPr="00180C3E" w:rsidRDefault="00180C3E" w:rsidP="00180C3E">
      <w:pPr>
        <w:jc w:val="start"/>
        <w:rPr>
          <w:rFonts w:ascii="Courier New" w:eastAsia="Times New Roman" w:hAnsi="Courier New" w:cs="Courier New"/>
          <w:color w:val="000000"/>
          <w:shd w:val="clear" w:color="auto" w:fill="FFFFFF"/>
        </w:rPr>
      </w:pPr>
      <w:r w:rsidRPr="00180C3E">
        <w:rPr>
          <w:rFonts w:ascii="Courier New" w:eastAsia="Times New Roman" w:hAnsi="Courier New" w:cs="Courier New"/>
          <w:color w:val="000000"/>
          <w:shd w:val="clear" w:color="auto" w:fill="FFFFFF"/>
        </w:rPr>
        <w:t>proposed approach against prior studies to demonstrate not</w:t>
      </w:r>
    </w:p>
    <w:p w14:paraId="7B1AA5AE" w14:textId="77777777" w:rsidR="00180C3E" w:rsidRPr="00180C3E" w:rsidRDefault="00180C3E" w:rsidP="00180C3E">
      <w:pPr>
        <w:jc w:val="start"/>
        <w:rPr>
          <w:rFonts w:ascii="Courier New" w:eastAsia="Times New Roman" w:hAnsi="Courier New" w:cs="Courier New"/>
          <w:color w:val="000000"/>
          <w:shd w:val="clear" w:color="auto" w:fill="FFFFFF"/>
        </w:rPr>
      </w:pPr>
      <w:r w:rsidRPr="00180C3E">
        <w:rPr>
          <w:rFonts w:ascii="Courier New" w:eastAsia="Times New Roman" w:hAnsi="Courier New" w:cs="Courier New"/>
          <w:color w:val="000000"/>
          <w:shd w:val="clear" w:color="auto" w:fill="FFFFFF"/>
        </w:rPr>
        <w:t>only conceptual novelty but also measurable performance</w:t>
      </w:r>
    </w:p>
    <w:p w14:paraId="48530816" w14:textId="77777777" w:rsidR="00180C3E" w:rsidRPr="00180C3E" w:rsidRDefault="00180C3E" w:rsidP="00180C3E">
      <w:pPr>
        <w:jc w:val="start"/>
        <w:rPr>
          <w:rFonts w:ascii="Courier New" w:eastAsia="Times New Roman" w:hAnsi="Courier New" w:cs="Courier New"/>
          <w:color w:val="000000"/>
          <w:shd w:val="clear" w:color="auto" w:fill="FFFFFF"/>
        </w:rPr>
      </w:pPr>
      <w:r w:rsidRPr="00180C3E">
        <w:rPr>
          <w:rFonts w:ascii="Courier New" w:eastAsia="Times New Roman" w:hAnsi="Courier New" w:cs="Courier New"/>
          <w:color w:val="000000"/>
          <w:shd w:val="clear" w:color="auto" w:fill="FFFFFF"/>
        </w:rPr>
        <w:t>improvement. A more explicit comparison with existing</w:t>
      </w:r>
    </w:p>
    <w:p w14:paraId="548B9F3B" w14:textId="4EC8EBCE" w:rsidR="00180C3E" w:rsidRPr="00180C3E" w:rsidRDefault="00180C3E" w:rsidP="00180C3E">
      <w:pPr>
        <w:pStyle w:val="CommentText"/>
        <w:rPr>
          <w:rFonts w:ascii="Courier New" w:eastAsia="Times New Roman" w:hAnsi="Courier New" w:cs="Courier New"/>
          <w:color w:val="000000"/>
          <w:shd w:val="clear" w:color="auto" w:fill="FFFFFF"/>
        </w:rPr>
      </w:pPr>
      <w:r w:rsidRPr="00180C3E">
        <w:rPr>
          <w:rFonts w:ascii="Courier New" w:eastAsia="Times New Roman" w:hAnsi="Courier New" w:cs="Courier New"/>
          <w:color w:val="000000"/>
          <w:shd w:val="clear" w:color="auto" w:fill="FFFFFF"/>
        </w:rPr>
        <w:t>methods is required.</w:t>
      </w:r>
    </w:p>
  </w:comment>
  <w:comment w:id="1" w:author="Mansoor, Naseef" w:date="2026-02-05T17:02:00Z" w:initials="MN">
    <w:p w14:paraId="7CA3C482" w14:textId="108BE470" w:rsidR="00180C3E" w:rsidRDefault="00180C3E">
      <w:pPr>
        <w:pStyle w:val="CommentText"/>
      </w:pPr>
      <w:r>
        <w:rPr>
          <w:rStyle w:val="CommentReference"/>
        </w:rPr>
        <w:annotationRef/>
      </w:r>
      <w:r w:rsidR="00AB0E14">
        <w:rPr>
          <w:rStyle w:val="CommentReference"/>
        </w:rPr>
        <w:t>Best solution</w:t>
      </w:r>
      <w:r w:rsidR="002367FE">
        <w:rPr>
          <w:rStyle w:val="CommentReference"/>
        </w:rPr>
        <w:t>:</w:t>
      </w:r>
      <w:r w:rsidR="00AB0E14">
        <w:rPr>
          <w:rStyle w:val="CommentReference"/>
        </w:rPr>
        <w:t xml:space="preserve"> </w:t>
      </w:r>
      <w:r w:rsidR="005C1A47">
        <w:rPr>
          <w:rStyle w:val="CommentReference"/>
        </w:rPr>
        <w:br/>
      </w:r>
      <w:r w:rsidR="002367FE">
        <w:rPr>
          <w:rStyle w:val="CommentReference"/>
        </w:rPr>
        <w:t>C</w:t>
      </w:r>
      <w:r w:rsidR="00AB0E14">
        <w:rPr>
          <w:rStyle w:val="CommentReference"/>
        </w:rPr>
        <w:t xml:space="preserve">ompare </w:t>
      </w:r>
      <w:r w:rsidR="002367FE">
        <w:rPr>
          <w:rStyle w:val="CommentReference"/>
        </w:rPr>
        <w:t>existing work</w:t>
      </w:r>
      <w:r w:rsidR="005C1A47">
        <w:rPr>
          <w:rStyle w:val="CommentReference"/>
        </w:rPr>
        <w:t>s</w:t>
      </w:r>
      <w:r w:rsidR="00AB0E14">
        <w:rPr>
          <w:rStyle w:val="CommentReference"/>
        </w:rPr>
        <w:t xml:space="preserve"> </w:t>
      </w:r>
      <w:r w:rsidR="005C1A47">
        <w:rPr>
          <w:rStyle w:val="CommentReference"/>
        </w:rPr>
        <w:t>against our model on Minnesota Data.</w:t>
      </w:r>
      <w:r w:rsidR="005C1A47">
        <w:rPr>
          <w:rStyle w:val="CommentReference"/>
        </w:rPr>
        <w:br/>
        <w:t>If not possible, can we map these models with existing work</w:t>
      </w:r>
      <w:r w:rsidR="008407CB">
        <w:rPr>
          <w:rStyle w:val="CommentReference"/>
        </w:rPr>
        <w:t>s</w:t>
      </w:r>
      <w:r w:rsidR="00C52C68">
        <w:rPr>
          <w:rStyle w:val="CommentReference"/>
        </w:rPr>
        <w:t>, and mention that these models are selected as they are used in previous work</w:t>
      </w:r>
      <w:r w:rsidR="008407CB">
        <w:rPr>
          <w:rStyle w:val="CommentReference"/>
        </w:rPr>
        <w:t xml:space="preserve"> for prediction</w:t>
      </w:r>
      <w:r w:rsidR="00C52C68">
        <w:rPr>
          <w:rStyle w:val="CommentReference"/>
        </w:rPr>
        <w:t>.</w:t>
      </w:r>
      <w:r w:rsidR="005C1A47">
        <w:rPr>
          <w:rStyle w:val="CommentReference"/>
        </w:rPr>
        <w:br/>
      </w:r>
    </w:p>
  </w:comment>
  <w:comment w:id="3" w:author="Mansoor, Naseef" w:date="2026-02-05T17:08:00Z" w:initials="MN">
    <w:p w14:paraId="07AEE292" w14:textId="77777777" w:rsidR="00A97B41" w:rsidRPr="00A97B41" w:rsidRDefault="00A97B41" w:rsidP="00A97B41">
      <w:pPr>
        <w:rPr>
          <w:rFonts w:ascii="Courier New" w:eastAsia="Times New Roman" w:hAnsi="Courier New" w:cs="Courier New"/>
          <w:color w:val="000000"/>
          <w:shd w:val="clear" w:color="auto" w:fill="FFFFFF"/>
        </w:rPr>
      </w:pPr>
      <w:r>
        <w:rPr>
          <w:rStyle w:val="CommentReference"/>
        </w:rPr>
        <w:annotationRef/>
      </w:r>
      <w:r w:rsidRPr="00A97B41">
        <w:rPr>
          <w:rFonts w:ascii="Courier New" w:eastAsia="Times New Roman" w:hAnsi="Courier New" w:cs="Courier New"/>
          <w:color w:val="000000"/>
          <w:shd w:val="clear" w:color="auto" w:fill="FFFFFF"/>
        </w:rPr>
        <w:t>2.On page 2, Section III Corn Production Dataset</w:t>
      </w:r>
    </w:p>
    <w:p w14:paraId="5B36C06C" w14:textId="77777777" w:rsidR="00A97B41" w:rsidRPr="00A97B41" w:rsidRDefault="00A97B41" w:rsidP="00A97B41">
      <w:pPr>
        <w:jc w:val="start"/>
        <w:rPr>
          <w:rFonts w:ascii="Courier New" w:eastAsia="Times New Roman" w:hAnsi="Courier New" w:cs="Courier New"/>
          <w:color w:val="000000"/>
          <w:shd w:val="clear" w:color="auto" w:fill="FFFFFF"/>
        </w:rPr>
      </w:pPr>
      <w:r w:rsidRPr="00A97B41">
        <w:rPr>
          <w:rFonts w:ascii="Courier New" w:eastAsia="Times New Roman" w:hAnsi="Courier New" w:cs="Courier New"/>
          <w:color w:val="000000"/>
          <w:shd w:val="clear" w:color="auto" w:fill="FFFFFF"/>
        </w:rPr>
        <w:t>Construction, Part A Environmental Data from GLDAS, table</w:t>
      </w:r>
    </w:p>
    <w:p w14:paraId="5E80D0B7" w14:textId="77777777" w:rsidR="00A97B41" w:rsidRPr="00A97B41" w:rsidRDefault="00A97B41" w:rsidP="00A97B41">
      <w:pPr>
        <w:jc w:val="start"/>
        <w:rPr>
          <w:rFonts w:ascii="Courier New" w:eastAsia="Times New Roman" w:hAnsi="Courier New" w:cs="Courier New"/>
          <w:color w:val="000000"/>
          <w:shd w:val="clear" w:color="auto" w:fill="FFFFFF"/>
        </w:rPr>
      </w:pPr>
      <w:r w:rsidRPr="00A97B41">
        <w:rPr>
          <w:rFonts w:ascii="Courier New" w:eastAsia="Times New Roman" w:hAnsi="Courier New" w:cs="Courier New"/>
          <w:color w:val="000000"/>
          <w:shd w:val="clear" w:color="auto" w:fill="FFFFFF"/>
        </w:rPr>
        <w:t>1. Data Source Summary</w:t>
      </w:r>
      <w:r w:rsidRPr="00A97B41">
        <w:rPr>
          <w:rFonts w:ascii="Courier New" w:eastAsia="Times New Roman" w:hAnsi="Courier New" w:cs="Courier New"/>
          <w:color w:val="000000"/>
          <w:shd w:val="clear" w:color="auto" w:fill="FFFFFF"/>
        </w:rPr>
        <w:tab/>
      </w:r>
    </w:p>
    <w:p w14:paraId="0ED3E263" w14:textId="77777777" w:rsidR="00A97B41" w:rsidRPr="00A97B41" w:rsidRDefault="00A97B41" w:rsidP="00A97B41">
      <w:pPr>
        <w:jc w:val="start"/>
        <w:rPr>
          <w:rFonts w:ascii="Courier New" w:eastAsia="Times New Roman" w:hAnsi="Courier New" w:cs="Courier New"/>
          <w:color w:val="000000"/>
          <w:shd w:val="clear" w:color="auto" w:fill="FFFFFF"/>
        </w:rPr>
      </w:pPr>
      <w:r w:rsidRPr="00A97B41">
        <w:rPr>
          <w:rFonts w:ascii="Courier New" w:eastAsia="Times New Roman" w:hAnsi="Courier New" w:cs="Courier New"/>
          <w:color w:val="000000"/>
          <w:shd w:val="clear" w:color="auto" w:fill="FFFFFF"/>
        </w:rPr>
        <w:t>Table 1 indicates there are total 50 raw features and 14</w:t>
      </w:r>
    </w:p>
    <w:p w14:paraId="71A0A4A3" w14:textId="77777777" w:rsidR="00A97B41" w:rsidRPr="00A97B41" w:rsidRDefault="00A97B41" w:rsidP="00A97B41">
      <w:pPr>
        <w:jc w:val="start"/>
        <w:rPr>
          <w:rFonts w:ascii="Courier New" w:eastAsia="Times New Roman" w:hAnsi="Courier New" w:cs="Courier New"/>
          <w:color w:val="000000"/>
          <w:shd w:val="clear" w:color="auto" w:fill="FFFFFF"/>
        </w:rPr>
      </w:pPr>
      <w:r w:rsidRPr="00A97B41">
        <w:rPr>
          <w:rFonts w:ascii="Courier New" w:eastAsia="Times New Roman" w:hAnsi="Courier New" w:cs="Courier New"/>
          <w:color w:val="000000"/>
          <w:shd w:val="clear" w:color="auto" w:fill="FFFFFF"/>
        </w:rPr>
        <w:t>engineered features. But in the text, authors state that a</w:t>
      </w:r>
    </w:p>
    <w:p w14:paraId="3AD8F5A7" w14:textId="77777777" w:rsidR="00A97B41" w:rsidRPr="00A97B41" w:rsidRDefault="00A97B41" w:rsidP="00A97B41">
      <w:pPr>
        <w:jc w:val="start"/>
        <w:rPr>
          <w:rFonts w:ascii="Courier New" w:eastAsia="Times New Roman" w:hAnsi="Courier New" w:cs="Courier New"/>
          <w:color w:val="000000"/>
          <w:shd w:val="clear" w:color="auto" w:fill="FFFFFF"/>
        </w:rPr>
      </w:pPr>
      <w:r w:rsidRPr="00A97B41">
        <w:rPr>
          <w:rFonts w:ascii="Courier New" w:eastAsia="Times New Roman" w:hAnsi="Courier New" w:cs="Courier New"/>
          <w:color w:val="000000"/>
          <w:shd w:val="clear" w:color="auto" w:fill="FFFFFF"/>
        </w:rPr>
        <w:t>total of 64 engineered features are used. This</w:t>
      </w:r>
    </w:p>
    <w:p w14:paraId="3054EC00" w14:textId="77777777" w:rsidR="00A97B41" w:rsidRPr="00A97B41" w:rsidRDefault="00A97B41" w:rsidP="00A97B41">
      <w:pPr>
        <w:jc w:val="start"/>
        <w:rPr>
          <w:rFonts w:ascii="Courier New" w:eastAsia="Times New Roman" w:hAnsi="Courier New" w:cs="Courier New"/>
          <w:color w:val="000000"/>
          <w:shd w:val="clear" w:color="auto" w:fill="FFFFFF"/>
        </w:rPr>
      </w:pPr>
      <w:r w:rsidRPr="00A97B41">
        <w:rPr>
          <w:rFonts w:ascii="Courier New" w:eastAsia="Times New Roman" w:hAnsi="Courier New" w:cs="Courier New"/>
          <w:color w:val="000000"/>
          <w:shd w:val="clear" w:color="auto" w:fill="FFFFFF"/>
        </w:rPr>
        <w:t>inconsistency should be clarified, and the authors should</w:t>
      </w:r>
    </w:p>
    <w:p w14:paraId="36A87F6B" w14:textId="44EE77CB" w:rsidR="00A97B41" w:rsidRDefault="00A97B41" w:rsidP="00A97B41">
      <w:pPr>
        <w:pStyle w:val="CommentText"/>
      </w:pPr>
      <w:r w:rsidRPr="00A97B41">
        <w:rPr>
          <w:rFonts w:ascii="Courier New" w:eastAsia="Times New Roman" w:hAnsi="Courier New" w:cs="Courier New"/>
          <w:color w:val="000000"/>
          <w:shd w:val="clear" w:color="auto" w:fill="FFFFFF"/>
        </w:rPr>
        <w:t>explicitly explain how the final feature count is derived.</w:t>
      </w:r>
    </w:p>
  </w:comment>
  <w:comment w:id="4" w:author="Mansoor, Naseef" w:date="2026-02-05T17:08:00Z" w:initials="MN">
    <w:p w14:paraId="645B80A4" w14:textId="7170A6AC" w:rsidR="00054F13" w:rsidRDefault="00054F13">
      <w:pPr>
        <w:pStyle w:val="CommentText"/>
      </w:pPr>
      <w:r>
        <w:rPr>
          <w:rStyle w:val="CommentReference"/>
        </w:rPr>
        <w:annotationRef/>
      </w:r>
      <w:r>
        <w:t>Clarify this</w:t>
      </w:r>
    </w:p>
  </w:comment>
  <w:comment w:id="5" w:author="Mansoor, Naseef" w:date="2026-02-05T17:14:00Z" w:initials="MN">
    <w:p w14:paraId="737F9F90" w14:textId="77777777" w:rsidR="00045080" w:rsidRPr="00045080" w:rsidRDefault="00045080" w:rsidP="00045080">
      <w:pPr>
        <w:rPr>
          <w:rFonts w:ascii="Courier New" w:eastAsia="Times New Roman" w:hAnsi="Courier New" w:cs="Courier New"/>
          <w:color w:val="000000"/>
          <w:shd w:val="clear" w:color="auto" w:fill="FFFFFF"/>
        </w:rPr>
      </w:pPr>
      <w:r>
        <w:rPr>
          <w:rStyle w:val="CommentReference"/>
        </w:rPr>
        <w:annotationRef/>
      </w:r>
      <w:r w:rsidRPr="00045080">
        <w:rPr>
          <w:rFonts w:ascii="Courier New" w:eastAsia="Times New Roman" w:hAnsi="Courier New" w:cs="Courier New"/>
          <w:color w:val="000000"/>
          <w:shd w:val="clear" w:color="auto" w:fill="FFFFFF"/>
        </w:rPr>
        <w:t>On page 2, Section IV Model Design, Part A Data</w:t>
      </w:r>
    </w:p>
    <w:p w14:paraId="021957AB" w14:textId="77777777" w:rsidR="00045080" w:rsidRPr="00045080" w:rsidRDefault="00045080" w:rsidP="00045080">
      <w:pPr>
        <w:jc w:val="start"/>
        <w:rPr>
          <w:rFonts w:ascii="Courier New" w:eastAsia="Times New Roman" w:hAnsi="Courier New" w:cs="Courier New"/>
          <w:color w:val="000000"/>
          <w:shd w:val="clear" w:color="auto" w:fill="FFFFFF"/>
        </w:rPr>
      </w:pPr>
      <w:r w:rsidRPr="00045080">
        <w:rPr>
          <w:rFonts w:ascii="Courier New" w:eastAsia="Times New Roman" w:hAnsi="Courier New" w:cs="Courier New"/>
          <w:color w:val="000000"/>
          <w:shd w:val="clear" w:color="auto" w:fill="FFFFFF"/>
        </w:rPr>
        <w:t>Preprocessing and Feature Engineering</w:t>
      </w:r>
    </w:p>
    <w:p w14:paraId="2144F472" w14:textId="77777777" w:rsidR="00045080" w:rsidRPr="00045080" w:rsidRDefault="00045080" w:rsidP="00045080">
      <w:pPr>
        <w:jc w:val="start"/>
        <w:rPr>
          <w:rFonts w:ascii="Courier New" w:eastAsia="Times New Roman" w:hAnsi="Courier New" w:cs="Courier New"/>
          <w:color w:val="000000"/>
          <w:shd w:val="clear" w:color="auto" w:fill="FFFFFF"/>
        </w:rPr>
      </w:pPr>
      <w:r w:rsidRPr="00045080">
        <w:rPr>
          <w:rFonts w:ascii="Courier New" w:eastAsia="Times New Roman" w:hAnsi="Courier New" w:cs="Courier New"/>
          <w:color w:val="000000"/>
          <w:shd w:val="clear" w:color="auto" w:fill="FFFFFF"/>
        </w:rPr>
        <w:t>Before describing the missing-data handling strategy, the</w:t>
      </w:r>
    </w:p>
    <w:p w14:paraId="6D626B2B" w14:textId="77777777" w:rsidR="00045080" w:rsidRPr="00045080" w:rsidRDefault="00045080" w:rsidP="00045080">
      <w:pPr>
        <w:jc w:val="start"/>
        <w:rPr>
          <w:rFonts w:ascii="Courier New" w:eastAsia="Times New Roman" w:hAnsi="Courier New" w:cs="Courier New"/>
          <w:color w:val="000000"/>
          <w:shd w:val="clear" w:color="auto" w:fill="FFFFFF"/>
        </w:rPr>
      </w:pPr>
      <w:r w:rsidRPr="00045080">
        <w:rPr>
          <w:rFonts w:ascii="Courier New" w:eastAsia="Times New Roman" w:hAnsi="Courier New" w:cs="Courier New"/>
          <w:color w:val="000000"/>
          <w:shd w:val="clear" w:color="auto" w:fill="FFFFFF"/>
        </w:rPr>
        <w:t>authors should quantify the extent of missingness,</w:t>
      </w:r>
    </w:p>
    <w:p w14:paraId="73B6327A" w14:textId="77777777" w:rsidR="00045080" w:rsidRPr="00045080" w:rsidRDefault="00045080" w:rsidP="00045080">
      <w:pPr>
        <w:jc w:val="start"/>
        <w:rPr>
          <w:rFonts w:ascii="Courier New" w:eastAsia="Times New Roman" w:hAnsi="Courier New" w:cs="Courier New"/>
          <w:color w:val="000000"/>
          <w:shd w:val="clear" w:color="auto" w:fill="FFFFFF"/>
        </w:rPr>
      </w:pPr>
      <w:r w:rsidRPr="00045080">
        <w:rPr>
          <w:rFonts w:ascii="Courier New" w:eastAsia="Times New Roman" w:hAnsi="Courier New" w:cs="Courier New"/>
          <w:color w:val="000000"/>
          <w:shd w:val="clear" w:color="auto" w:fill="FFFFFF"/>
        </w:rPr>
        <w:t>including the percentage of missing values and the data</w:t>
      </w:r>
    </w:p>
    <w:p w14:paraId="02E719D0" w14:textId="2FBB54DA" w:rsidR="00045080" w:rsidRDefault="00045080" w:rsidP="00045080">
      <w:pPr>
        <w:pStyle w:val="CommentText"/>
      </w:pPr>
      <w:r w:rsidRPr="00045080">
        <w:rPr>
          <w:rFonts w:ascii="Courier New" w:eastAsia="Times New Roman" w:hAnsi="Courier New" w:cs="Courier New"/>
          <w:color w:val="000000"/>
          <w:shd w:val="clear" w:color="auto" w:fill="FFFFFF"/>
        </w:rPr>
        <w:t>categories most affected.</w:t>
      </w:r>
    </w:p>
  </w:comment>
  <w:comment w:id="6" w:author="Mansoor, Naseef" w:date="2026-02-05T17:14:00Z" w:initials="MN">
    <w:p w14:paraId="4286A38B" w14:textId="1AEABAE5" w:rsidR="00045080" w:rsidRDefault="00045080">
      <w:pPr>
        <w:pStyle w:val="CommentText"/>
      </w:pPr>
      <w:r>
        <w:rPr>
          <w:rStyle w:val="CommentReference"/>
        </w:rPr>
        <w:annotationRef/>
      </w:r>
      <w:r>
        <w:t>Add some names for the features</w:t>
      </w:r>
      <w:r w:rsidR="000B5DA7">
        <w:t>, so that it is clear on which columns you applied these transformations on.</w:t>
      </w:r>
    </w:p>
  </w:comment>
  <w:comment w:id="7" w:author="Mansoor, Naseef" w:date="2026-02-06T11:37:00Z" w:initials="MN">
    <w:p w14:paraId="2DB646BF" w14:textId="77777777" w:rsidR="008C789F" w:rsidRDefault="008A2070" w:rsidP="008C789F">
      <w:pPr>
        <w:rPr>
          <w:rFonts w:ascii="Courier New" w:hAnsi="Courier New" w:cs="Courier New"/>
          <w:color w:val="000000"/>
          <w:shd w:val="clear" w:color="auto" w:fill="FFFFFF"/>
        </w:rPr>
      </w:pPr>
      <w:r>
        <w:rPr>
          <w:rStyle w:val="CommentReference"/>
        </w:rPr>
        <w:annotationRef/>
      </w:r>
      <w:r w:rsidR="008C789F">
        <w:t xml:space="preserve"> </w:t>
      </w:r>
      <w:r w:rsidR="008C789F">
        <w:rPr>
          <w:rFonts w:ascii="Courier New" w:hAnsi="Courier New" w:cs="Courier New"/>
          <w:color w:val="000000"/>
          <w:shd w:val="clear" w:color="auto" w:fill="FFFFFF"/>
        </w:rPr>
        <w:t>On page 2, Section IV Model Design, Part B Models</w:t>
      </w:r>
    </w:p>
    <w:p w14:paraId="44C4DDB6" w14:textId="77777777" w:rsidR="008C789F" w:rsidRDefault="008C789F" w:rsidP="008C789F">
      <w:pPr>
        <w:rPr>
          <w:rFonts w:ascii="Courier New" w:hAnsi="Courier New" w:cs="Courier New"/>
          <w:color w:val="000000"/>
          <w:shd w:val="clear" w:color="auto" w:fill="FFFFFF"/>
        </w:rPr>
      </w:pPr>
      <w:r>
        <w:rPr>
          <w:rFonts w:ascii="Courier New" w:hAnsi="Courier New" w:cs="Courier New"/>
          <w:color w:val="000000"/>
          <w:shd w:val="clear" w:color="auto" w:fill="FFFFFF"/>
        </w:rPr>
        <w:t>Selection and Evaluation</w:t>
      </w:r>
    </w:p>
    <w:p w14:paraId="4F7A5E2A" w14:textId="77777777" w:rsidR="008C789F" w:rsidRDefault="008C789F" w:rsidP="008C789F">
      <w:pPr>
        <w:rPr>
          <w:rFonts w:ascii="Courier New" w:hAnsi="Courier New" w:cs="Courier New"/>
          <w:color w:val="000000"/>
          <w:shd w:val="clear" w:color="auto" w:fill="FFFFFF"/>
        </w:rPr>
      </w:pPr>
      <w:r>
        <w:rPr>
          <w:rFonts w:ascii="Courier New" w:hAnsi="Courier New" w:cs="Courier New"/>
          <w:color w:val="000000"/>
          <w:shd w:val="clear" w:color="auto" w:fill="FFFFFF"/>
        </w:rPr>
        <w:t>Although eight machine learning models are evaluated, most</w:t>
      </w:r>
    </w:p>
    <w:p w14:paraId="247B634D" w14:textId="77777777" w:rsidR="008C789F" w:rsidRDefault="008C789F" w:rsidP="008C789F">
      <w:pPr>
        <w:rPr>
          <w:rFonts w:ascii="Courier New" w:hAnsi="Courier New" w:cs="Courier New"/>
          <w:color w:val="000000"/>
          <w:shd w:val="clear" w:color="auto" w:fill="FFFFFF"/>
        </w:rPr>
      </w:pPr>
      <w:r>
        <w:rPr>
          <w:rFonts w:ascii="Courier New" w:hAnsi="Courier New" w:cs="Courier New"/>
          <w:color w:val="000000"/>
          <w:shd w:val="clear" w:color="auto" w:fill="FFFFFF"/>
        </w:rPr>
        <w:t>of them are relatively traditional. Given that tree-based</w:t>
      </w:r>
    </w:p>
    <w:p w14:paraId="2C9D45FC" w14:textId="77777777" w:rsidR="008C789F" w:rsidRDefault="008C789F" w:rsidP="008C789F">
      <w:pPr>
        <w:rPr>
          <w:rFonts w:ascii="Courier New" w:hAnsi="Courier New" w:cs="Courier New"/>
          <w:color w:val="000000"/>
          <w:shd w:val="clear" w:color="auto" w:fill="FFFFFF"/>
        </w:rPr>
      </w:pPr>
      <w:r>
        <w:rPr>
          <w:rFonts w:ascii="Courier New" w:hAnsi="Courier New" w:cs="Courier New"/>
          <w:color w:val="000000"/>
          <w:shd w:val="clear" w:color="auto" w:fill="FFFFFF"/>
        </w:rPr>
        <w:t>models demonstrate superior performance, the inclusion of</w:t>
      </w:r>
    </w:p>
    <w:p w14:paraId="2AA98104" w14:textId="53EDC9A1" w:rsidR="008A2070" w:rsidRPr="008C789F" w:rsidRDefault="008C789F" w:rsidP="008C789F">
      <w:pPr>
        <w:rPr>
          <w:rFonts w:ascii="Courier New" w:hAnsi="Courier New" w:cs="Courier New"/>
          <w:color w:val="000000"/>
          <w:shd w:val="clear" w:color="auto" w:fill="FFFFFF"/>
        </w:rPr>
      </w:pPr>
      <w:r>
        <w:rPr>
          <w:rFonts w:ascii="Courier New" w:hAnsi="Courier New" w:cs="Courier New"/>
          <w:color w:val="000000"/>
          <w:shd w:val="clear" w:color="auto" w:fill="FFFFFF"/>
        </w:rPr>
        <w:t>more advanced or specialized models could further strengthen the study.</w:t>
      </w:r>
    </w:p>
  </w:comment>
  <w:comment w:id="14" w:author="Mansoor, Naseef" w:date="2026-02-06T12:55:00Z" w:initials="MN">
    <w:p w14:paraId="77600F2F" w14:textId="3C6B62FD" w:rsidR="00666CA1" w:rsidRPr="00666CA1" w:rsidRDefault="00666CA1" w:rsidP="00666CA1">
      <w:pPr>
        <w:rPr>
          <w:rFonts w:ascii="Courier New" w:eastAsia="Times New Roman" w:hAnsi="Courier New" w:cs="Courier New"/>
          <w:color w:val="000000"/>
          <w:shd w:val="clear" w:color="auto" w:fill="FFFFFF"/>
        </w:rPr>
      </w:pPr>
      <w:r>
        <w:rPr>
          <w:rFonts w:ascii="Courier New" w:eastAsia="Times New Roman" w:hAnsi="Courier New" w:cs="Courier New"/>
          <w:color w:val="000000"/>
          <w:shd w:val="clear" w:color="auto" w:fill="FFFFFF"/>
        </w:rPr>
        <w:t>I</w:t>
      </w:r>
      <w:r>
        <w:rPr>
          <w:rStyle w:val="CommentReference"/>
        </w:rPr>
        <w:annotationRef/>
      </w:r>
      <w:r w:rsidRPr="00666CA1">
        <w:rPr>
          <w:rFonts w:ascii="Courier New" w:eastAsia="Times New Roman" w:hAnsi="Courier New" w:cs="Courier New"/>
          <w:color w:val="000000"/>
          <w:shd w:val="clear" w:color="auto" w:fill="FFFFFF"/>
        </w:rPr>
        <w:t>n page 5, Section V Experimental results, Part B Feature</w:t>
      </w:r>
    </w:p>
    <w:p w14:paraId="3B3374D6" w14:textId="77777777" w:rsidR="00666CA1" w:rsidRPr="00666CA1" w:rsidRDefault="00666CA1" w:rsidP="00666CA1">
      <w:pPr>
        <w:jc w:val="start"/>
        <w:rPr>
          <w:rFonts w:ascii="Courier New" w:eastAsia="Times New Roman" w:hAnsi="Courier New" w:cs="Courier New"/>
          <w:color w:val="000000"/>
          <w:shd w:val="clear" w:color="auto" w:fill="FFFFFF"/>
        </w:rPr>
      </w:pPr>
      <w:r w:rsidRPr="00666CA1">
        <w:rPr>
          <w:rFonts w:ascii="Courier New" w:eastAsia="Times New Roman" w:hAnsi="Courier New" w:cs="Courier New"/>
          <w:color w:val="000000"/>
          <w:shd w:val="clear" w:color="auto" w:fill="FFFFFF"/>
        </w:rPr>
        <w:t xml:space="preserve">Importance Analysis </w:t>
      </w:r>
    </w:p>
    <w:p w14:paraId="40160BD6" w14:textId="77777777" w:rsidR="00666CA1" w:rsidRPr="00666CA1" w:rsidRDefault="00666CA1" w:rsidP="00666CA1">
      <w:pPr>
        <w:jc w:val="start"/>
        <w:rPr>
          <w:rFonts w:ascii="Courier New" w:eastAsia="Times New Roman" w:hAnsi="Courier New" w:cs="Courier New"/>
          <w:color w:val="000000"/>
          <w:shd w:val="clear" w:color="auto" w:fill="FFFFFF"/>
        </w:rPr>
      </w:pPr>
      <w:r w:rsidRPr="00666CA1">
        <w:rPr>
          <w:rFonts w:ascii="Courier New" w:eastAsia="Times New Roman" w:hAnsi="Courier New" w:cs="Courier New"/>
          <w:color w:val="000000"/>
          <w:shd w:val="clear" w:color="auto" w:fill="FFFFFF"/>
        </w:rPr>
        <w:t>In table 4, authors fail to clearly explain the meaning of</w:t>
      </w:r>
    </w:p>
    <w:p w14:paraId="28D0DF45" w14:textId="77777777" w:rsidR="00666CA1" w:rsidRPr="00666CA1" w:rsidRDefault="00666CA1" w:rsidP="00666CA1">
      <w:pPr>
        <w:jc w:val="start"/>
        <w:rPr>
          <w:rFonts w:ascii="Courier New" w:eastAsia="Times New Roman" w:hAnsi="Courier New" w:cs="Courier New"/>
          <w:color w:val="000000"/>
          <w:shd w:val="clear" w:color="auto" w:fill="FFFFFF"/>
        </w:rPr>
      </w:pPr>
      <w:r w:rsidRPr="00666CA1">
        <w:rPr>
          <w:rFonts w:ascii="Courier New" w:eastAsia="Times New Roman" w:hAnsi="Courier New" w:cs="Courier New"/>
          <w:color w:val="000000"/>
          <w:shd w:val="clear" w:color="auto" w:fill="FFFFFF"/>
        </w:rPr>
        <w:t>“Importance”. And how the reported numerical values are</w:t>
      </w:r>
    </w:p>
    <w:p w14:paraId="1E151151" w14:textId="70121B54" w:rsidR="00666CA1" w:rsidRDefault="00666CA1" w:rsidP="00666CA1">
      <w:pPr>
        <w:pStyle w:val="CommentText"/>
      </w:pPr>
      <w:r w:rsidRPr="00666CA1">
        <w:rPr>
          <w:rFonts w:ascii="Courier New" w:eastAsia="Times New Roman" w:hAnsi="Courier New" w:cs="Courier New"/>
          <w:color w:val="000000"/>
          <w:shd w:val="clear" w:color="auto" w:fill="FFFFFF"/>
        </w:rPr>
        <w:t>computed or interpreted. A precise definition is required.</w:t>
      </w:r>
    </w:p>
  </w:comment>
  <w:comment w:id="15" w:author="Mansoor, Naseef" w:date="2026-02-06T12:55:00Z" w:initials="MN">
    <w:p w14:paraId="27A14ECD" w14:textId="77777777" w:rsidR="00666CA1" w:rsidRDefault="00666CA1">
      <w:pPr>
        <w:pStyle w:val="CommentText"/>
      </w:pPr>
      <w:r>
        <w:rPr>
          <w:rStyle w:val="CommentReference"/>
        </w:rPr>
        <w:annotationRef/>
      </w:r>
      <w:r>
        <w:t>Add the equation and mention briefly what the importance is in the given context</w:t>
      </w:r>
      <w:r w:rsidR="0036315C">
        <w:t>.</w:t>
      </w:r>
    </w:p>
    <w:p w14:paraId="590019E6" w14:textId="349A89B2" w:rsidR="0036315C" w:rsidRDefault="0036315C" w:rsidP="0036315C">
      <w:pPr>
        <w:pStyle w:val="CommentText"/>
        <w:jc w:val="both"/>
      </w:pP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commentEx w15:paraId="548B9F3B" w15:done="0"/>
  <w15:commentEx w15:paraId="7CA3C482" w15:paraIdParent="548B9F3B" w15:done="0"/>
  <w15:commentEx w15:paraId="36A87F6B" w15:done="0"/>
  <w15:commentEx w15:paraId="645B80A4" w15:paraIdParent="36A87F6B" w15:done="0"/>
  <w15:commentEx w15:paraId="02E719D0" w15:done="0"/>
  <w15:commentEx w15:paraId="4286A38B" w15:paraIdParent="02E719D0" w15:done="0"/>
  <w15:commentEx w15:paraId="2AA98104" w15:done="0"/>
  <w15:commentEx w15:paraId="1E151151" w15:done="0"/>
  <w15:commentEx w15:paraId="590019E6" w15:paraIdParent="1E151151"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6cex:commentExtensible w16cex:durableId="2D2F4B7F" w16cex:dateUtc="2026-02-05T23:01:00Z"/>
  <w16cex:commentExtensible w16cex:durableId="2D2F4B8D" w16cex:dateUtc="2026-02-05T23:02:00Z"/>
  <w16cex:commentExtensible w16cex:durableId="2D2F4CF6" w16cex:dateUtc="2026-02-05T23:08:00Z"/>
  <w16cex:commentExtensible w16cex:durableId="2D2F4D2B" w16cex:dateUtc="2026-02-05T23:08:00Z"/>
  <w16cex:commentExtensible w16cex:durableId="2D2F4E6D" w16cex:dateUtc="2026-02-05T23:14:00Z"/>
  <w16cex:commentExtensible w16cex:durableId="2D2F4E70" w16cex:dateUtc="2026-02-05T23:14:00Z"/>
  <w16cex:commentExtensible w16cex:durableId="2D305108" w16cex:dateUtc="2026-02-06T17:37:00Z"/>
  <w16cex:commentExtensible w16cex:durableId="2D306348" w16cex:dateUtc="2026-02-06T18:55:00Z"/>
  <w16cex:commentExtensible w16cex:durableId="2D306350" w16cex:dateUtc="2026-02-06T18:55: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6cid:commentId w16cid:paraId="548B9F3B" w16cid:durableId="2D2F4B7F"/>
  <w16cid:commentId w16cid:paraId="7CA3C482" w16cid:durableId="2D2F4B8D"/>
  <w16cid:commentId w16cid:paraId="36A87F6B" w16cid:durableId="2D2F4CF6"/>
  <w16cid:commentId w16cid:paraId="645B80A4" w16cid:durableId="2D2F4D2B"/>
  <w16cid:commentId w16cid:paraId="02E719D0" w16cid:durableId="2D2F4E6D"/>
  <w16cid:commentId w16cid:paraId="4286A38B" w16cid:durableId="2D2F4E70"/>
  <w16cid:commentId w16cid:paraId="2AA98104" w16cid:durableId="2D305108"/>
  <w16cid:commentId w16cid:paraId="1E151151" w16cid:durableId="2D306348"/>
  <w16cid:commentId w16cid:paraId="590019E6" w16cid:durableId="2D306350"/>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5A4684E" w14:textId="77777777" w:rsidR="007860D5" w:rsidRDefault="007860D5" w:rsidP="001A3B3D">
      <w:r>
        <w:separator/>
      </w:r>
    </w:p>
  </w:endnote>
  <w:endnote w:type="continuationSeparator" w:id="0">
    <w:p w14:paraId="724B2C92" w14:textId="77777777" w:rsidR="007860D5" w:rsidRDefault="007860D5" w:rsidP="001A3B3D">
      <w:r>
        <w:continuationSeparator/>
      </w:r>
    </w:p>
  </w:endnote>
  <w:endnote w:type="continuationNotice" w:id="1">
    <w:p w14:paraId="30F7AFE5" w14:textId="77777777" w:rsidR="007860D5" w:rsidRDefault="007860D5"/>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SimSun">
    <w:altName w:val="宋体"/>
    <w:panose1 w:val="02010600030101010101"/>
    <w:charset w:characterSet="GBK"/>
    <w:family w:val="auto"/>
    <w:pitch w:val="variable"/>
    <w:sig w:usb0="00000203" w:usb1="288F0000" w:usb2="00000016" w:usb3="00000000" w:csb0="00040001"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MS Mincho">
    <w:altName w:val="ＭＳ 明朝"/>
    <w:panose1 w:val="02020609040205080304"/>
    <w:charset w:characterSet="shift_jis"/>
    <w:family w:val="modern"/>
    <w:pitch w:val="fixed"/>
    <w:sig w:usb0="E00002FF" w:usb1="6AC7FDFB" w:usb2="08000012" w:usb3="00000000" w:csb0="0002009F" w:csb1="00000000"/>
  </w:font>
  <w:font w:name="TimesNewRoman">
    <w:altName w:val="Times New Roman"/>
    <w:panose1 w:val="00000000000000000000"/>
    <w:charset w:characterSet="iso-8859-1"/>
    <w:family w:val="roman"/>
    <w:notTrueType/>
    <w:pitch w:val="default"/>
  </w:font>
  <w:font w:name="Calibri">
    <w:panose1 w:val="020F0502020204030204"/>
    <w:charset w:characterSet="iso-8859-1"/>
    <w:family w:val="swiss"/>
    <w:pitch w:val="variable"/>
    <w:sig w:usb0="E4002EFF" w:usb1="C200247B" w:usb2="00000009" w:usb3="00000000" w:csb0="000001F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charset w:characterSet="shift_jis"/>
    <w:family w:val="roman"/>
    <w:pitch w:val="variable"/>
    <w:sig w:usb0="800002E7" w:usb1="2AC7FCFF" w:usb2="00000012" w:usb3="00000000" w:csb0="0002009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28D85A8" w14:textId="77777777" w:rsidR="007860D5" w:rsidRDefault="007860D5" w:rsidP="001A3B3D">
      <w:r>
        <w:separator/>
      </w:r>
    </w:p>
  </w:footnote>
  <w:footnote w:type="continuationSeparator" w:id="0">
    <w:p w14:paraId="72426DED" w14:textId="77777777" w:rsidR="007860D5" w:rsidRDefault="007860D5" w:rsidP="001A3B3D">
      <w:r>
        <w:continuationSeparator/>
      </w:r>
    </w:p>
  </w:footnote>
  <w:footnote w:type="continuationNotice" w:id="1">
    <w:p w14:paraId="3FDD4828" w14:textId="77777777" w:rsidR="007860D5" w:rsidRDefault="007860D5"/>
  </w:footnote>
</w:footnotes>
</file>

<file path=word/intelligence2.xml><?xml version="1.0" encoding="utf-8"?>
<int2:intelligence xmlns:int2="http://schemas.microsoft.com/office/intelligence/2020/intelligence" xmlns:oel="http://schemas.microsoft.com/office/2019/extlst">
  <int2:observations>
    <int2:textHash int2:hashCode="pDqrC2tGPIg23c" int2:id="zG3ljQIw">
      <int2:state int2:value="Rejected" int2:type="AugLoop_Text_Critique"/>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7C"/>
    <w:multiLevelType w:val="singleLevel"/>
    <w:tmpl w:val="2BB66A42"/>
    <w:lvl w:ilvl="0">
      <w:start w:val="1"/>
      <w:numFmt w:val="decimal"/>
      <w:lvlText w:val="%1."/>
      <w:lvlJc w:val="start"/>
      <w:pPr>
        <w:tabs>
          <w:tab w:val="num" w:pos="90pt"/>
        </w:tabs>
        <w:ind w:start="90pt" w:hanging="18pt"/>
      </w:pPr>
    </w:lvl>
  </w:abstractNum>
  <w:abstractNum w:abstractNumId="1" w15:restartNumberingAfterBreak="0">
    <w:nsid w:val="FFFFFF7D"/>
    <w:multiLevelType w:val="singleLevel"/>
    <w:tmpl w:val="557847FE"/>
    <w:lvl w:ilvl="0">
      <w:start w:val="1"/>
      <w:numFmt w:val="decimal"/>
      <w:lvlText w:val="%1."/>
      <w:lvlJc w:val="start"/>
      <w:pPr>
        <w:tabs>
          <w:tab w:val="num" w:pos="72pt"/>
        </w:tabs>
        <w:ind w:start="72pt" w:hanging="18pt"/>
      </w:pPr>
    </w:lvl>
  </w:abstractNum>
  <w:abstractNum w:abstractNumId="2" w15:restartNumberingAfterBreak="0">
    <w:nsid w:val="FFFFFF7E"/>
    <w:multiLevelType w:val="singleLevel"/>
    <w:tmpl w:val="6B36706C"/>
    <w:lvl w:ilvl="0">
      <w:start w:val="1"/>
      <w:numFmt w:val="decimal"/>
      <w:lvlText w:val="%1."/>
      <w:lvlJc w:val="start"/>
      <w:pPr>
        <w:tabs>
          <w:tab w:val="num" w:pos="54pt"/>
        </w:tabs>
        <w:ind w:start="54pt" w:hanging="18pt"/>
      </w:pPr>
    </w:lvl>
  </w:abstractNum>
  <w:abstractNum w:abstractNumId="3" w15:restartNumberingAfterBreak="0">
    <w:nsid w:val="FFFFFF7F"/>
    <w:multiLevelType w:val="singleLevel"/>
    <w:tmpl w:val="C8E478A8"/>
    <w:lvl w:ilvl="0">
      <w:start w:val="1"/>
      <w:numFmt w:val="decimal"/>
      <w:lvlText w:val="%1."/>
      <w:lvlJc w:val="start"/>
      <w:pPr>
        <w:tabs>
          <w:tab w:val="num" w:pos="36pt"/>
        </w:tabs>
        <w:ind w:start="36pt" w:hanging="18pt"/>
      </w:pPr>
    </w:lvl>
  </w:abstractNum>
  <w:abstractNum w:abstractNumId="4" w15:restartNumberingAfterBreak="0">
    <w:nsid w:val="FFFFFF80"/>
    <w:multiLevelType w:val="singleLevel"/>
    <w:tmpl w:val="337EB4AE"/>
    <w:lvl w:ilvl="0">
      <w:start w:val="1"/>
      <w:numFmt w:val="bullet"/>
      <w:lvlText w:val=""/>
      <w:lvlJc w:val="start"/>
      <w:pPr>
        <w:tabs>
          <w:tab w:val="num" w:pos="90pt"/>
        </w:tabs>
        <w:ind w:start="90pt" w:hanging="18pt"/>
      </w:pPr>
      <w:rPr>
        <w:rFonts w:ascii="Symbol" w:hAnsi="Symbol" w:hint="default"/>
      </w:rPr>
    </w:lvl>
  </w:abstractNum>
  <w:abstractNum w:abstractNumId="5" w15:restartNumberingAfterBreak="0">
    <w:nsid w:val="FFFFFF81"/>
    <w:multiLevelType w:val="singleLevel"/>
    <w:tmpl w:val="0E52A01E"/>
    <w:lvl w:ilvl="0">
      <w:start w:val="1"/>
      <w:numFmt w:val="bullet"/>
      <w:lvlText w:val=""/>
      <w:lvlJc w:val="start"/>
      <w:pPr>
        <w:tabs>
          <w:tab w:val="num" w:pos="72pt"/>
        </w:tabs>
        <w:ind w:start="72pt" w:hanging="18pt"/>
      </w:pPr>
      <w:rPr>
        <w:rFonts w:ascii="Symbol" w:hAnsi="Symbol" w:hint="default"/>
      </w:rPr>
    </w:lvl>
  </w:abstractNum>
  <w:abstractNum w:abstractNumId="6" w15:restartNumberingAfterBreak="0">
    <w:nsid w:val="FFFFFF82"/>
    <w:multiLevelType w:val="singleLevel"/>
    <w:tmpl w:val="7778D32E"/>
    <w:lvl w:ilvl="0">
      <w:start w:val="1"/>
      <w:numFmt w:val="bullet"/>
      <w:lvlText w:val=""/>
      <w:lvlJc w:val="start"/>
      <w:pPr>
        <w:tabs>
          <w:tab w:val="num" w:pos="54pt"/>
        </w:tabs>
        <w:ind w:start="54pt" w:hanging="18pt"/>
      </w:pPr>
      <w:rPr>
        <w:rFonts w:ascii="Symbol" w:hAnsi="Symbol" w:hint="default"/>
      </w:rPr>
    </w:lvl>
  </w:abstractNum>
  <w:abstractNum w:abstractNumId="7" w15:restartNumberingAfterBreak="0">
    <w:nsid w:val="FFFFFF83"/>
    <w:multiLevelType w:val="singleLevel"/>
    <w:tmpl w:val="46D23D38"/>
    <w:lvl w:ilvl="0">
      <w:start w:val="1"/>
      <w:numFmt w:val="bullet"/>
      <w:lvlText w:val=""/>
      <w:lvlJc w:val="start"/>
      <w:pPr>
        <w:tabs>
          <w:tab w:val="num" w:pos="36pt"/>
        </w:tabs>
        <w:ind w:start="36pt" w:hanging="18pt"/>
      </w:pPr>
      <w:rPr>
        <w:rFonts w:ascii="Symbol" w:hAnsi="Symbol" w:hint="default"/>
      </w:rPr>
    </w:lvl>
  </w:abstractNum>
  <w:abstractNum w:abstractNumId="8" w15:restartNumberingAfterBreak="0">
    <w:nsid w:val="FFFFFF88"/>
    <w:multiLevelType w:val="singleLevel"/>
    <w:tmpl w:val="1D3CF3E8"/>
    <w:lvl w:ilvl="0">
      <w:start w:val="1"/>
      <w:numFmt w:val="decimal"/>
      <w:lvlText w:val="%1."/>
      <w:lvlJc w:val="start"/>
      <w:pPr>
        <w:tabs>
          <w:tab w:val="num" w:pos="18pt"/>
        </w:tabs>
        <w:ind w:start="18pt" w:hanging="18pt"/>
      </w:pPr>
    </w:lvl>
  </w:abstractNum>
  <w:abstractNum w:abstractNumId="9" w15:restartNumberingAfterBreak="0">
    <w:nsid w:val="FFFFFF89"/>
    <w:multiLevelType w:val="singleLevel"/>
    <w:tmpl w:val="F7228964"/>
    <w:lvl w:ilvl="0">
      <w:start w:val="1"/>
      <w:numFmt w:val="bullet"/>
      <w:lvlText w:val=""/>
      <w:lvlJc w:val="start"/>
      <w:pPr>
        <w:tabs>
          <w:tab w:val="num" w:pos="18pt"/>
        </w:tabs>
        <w:ind w:start="18pt" w:hanging="18pt"/>
      </w:pPr>
      <w:rPr>
        <w:rFonts w:ascii="Symbol" w:hAnsi="Symbol" w:hint="default"/>
      </w:rPr>
    </w:lvl>
  </w:abstractNum>
  <w:abstractNum w:abstractNumId="10" w15:restartNumberingAfterBreak="0">
    <w:nsid w:val="0A076D70"/>
    <w:multiLevelType w:val="hybridMultilevel"/>
    <w:tmpl w:val="F1EA5698"/>
    <w:lvl w:ilvl="0" w:tplc="7D76B1CE">
      <w:start w:val="1"/>
      <w:numFmt w:val="lowerLetter"/>
      <w:lvlText w:val="(%1)"/>
      <w:lvlJc w:val="start"/>
      <w:pPr>
        <w:ind w:start="36pt" w:hanging="18pt"/>
      </w:pPr>
      <w:rPr>
        <w:rFonts w:hint="default"/>
        <w:color w:val="000000" w:themeColor="text1"/>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1" w15:restartNumberingAfterBreak="0">
    <w:nsid w:val="1B1D6B86"/>
    <w:multiLevelType w:val="hybridMultilevel"/>
    <w:tmpl w:val="9C3084A8"/>
    <w:lvl w:ilvl="0" w:tplc="ECAACE94">
      <w:start w:val="1"/>
      <w:numFmt w:val="bullet"/>
      <w:lvlText w:val=""/>
      <w:lvlJc w:val="start"/>
      <w:pPr>
        <w:ind w:start="36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2281680F"/>
    <w:multiLevelType w:val="hybridMultilevel"/>
    <w:tmpl w:val="E828FF2E"/>
    <w:lvl w:ilvl="0" w:tplc="4BBA87DE">
      <w:start w:val="1"/>
      <w:numFmt w:val="low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FFFFFFFF">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6" w15:restartNumberingAfterBreak="0">
    <w:nsid w:val="44151F08"/>
    <w:multiLevelType w:val="hybridMultilevel"/>
    <w:tmpl w:val="73BA4784"/>
    <w:lvl w:ilvl="0" w:tplc="EB76975E">
      <w:start w:val="1"/>
      <w:numFmt w:val="low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hint="default"/>
        <w:b w:val="0"/>
        <w:bCs w:val="0"/>
        <w:i w:val="0"/>
        <w:iCs w:val="0"/>
        <w:sz w:val="16"/>
        <w:szCs w:val="16"/>
      </w:rPr>
    </w:lvl>
  </w:abstractNum>
  <w:abstractNum w:abstractNumId="19" w15:restartNumberingAfterBreak="0">
    <w:nsid w:val="54D25324"/>
    <w:multiLevelType w:val="hybridMultilevel"/>
    <w:tmpl w:val="B05C30C0"/>
    <w:lvl w:ilvl="0" w:tplc="04090017">
      <w:start w:val="1"/>
      <w:numFmt w:val="low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6C402C58"/>
    <w:multiLevelType w:val="hybridMultilevel"/>
    <w:tmpl w:val="9A1CA078"/>
    <w:lvl w:ilvl="0" w:tplc="C8D6570A">
      <w:start w:val="1"/>
      <w:numFmt w:val="decimal"/>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6F821B6C"/>
    <w:multiLevelType w:val="hybridMultilevel"/>
    <w:tmpl w:val="AA6EADE8"/>
    <w:lvl w:ilvl="0" w:tplc="2C2AC52C">
      <w:start w:val="1"/>
      <w:numFmt w:val="decimal"/>
      <w:lvlText w:val="%1."/>
      <w:lvlJc w:val="start"/>
      <w:pPr>
        <w:ind w:start="36pt" w:hanging="18pt"/>
      </w:pPr>
      <w:rPr>
        <w:rFonts w:ascii="Times New Roman" w:eastAsia="Times New Roman" w:hAnsi="Times New Roman" w:cs="Times New Roman"/>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7EC949AB"/>
    <w:multiLevelType w:val="hybridMultilevel"/>
    <w:tmpl w:val="F1EEF064"/>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num w:numId="1">
    <w:abstractNumId w:val="14"/>
  </w:num>
  <w:num w:numId="2">
    <w:abstractNumId w:val="20"/>
  </w:num>
  <w:num w:numId="3">
    <w:abstractNumId w:val="13"/>
  </w:num>
  <w:num w:numId="4">
    <w:abstractNumId w:val="15"/>
  </w:num>
  <w:num w:numId="5">
    <w:abstractNumId w:val="18"/>
  </w:num>
  <w:num w:numId="6">
    <w:abstractNumId w:val="21"/>
  </w:num>
  <w:num w:numId="7">
    <w:abstractNumId w:val="17"/>
  </w:num>
  <w:num w:numId="8">
    <w:abstractNumId w:val="10"/>
  </w:num>
  <w:num w:numId="9">
    <w:abstractNumId w:val="23"/>
  </w:num>
  <w:num w:numId="10">
    <w:abstractNumId w:val="12"/>
  </w:num>
  <w:num w:numId="11">
    <w:abstractNumId w:val="19"/>
  </w:num>
  <w:num w:numId="12">
    <w:abstractNumId w:val="15"/>
  </w:num>
  <w:num w:numId="13">
    <w:abstractNumId w:val="20"/>
  </w:num>
  <w:num w:numId="14">
    <w:abstractNumId w:val="20"/>
  </w:num>
  <w:num w:numId="15">
    <w:abstractNumId w:val="16"/>
  </w:num>
  <w:num w:numId="16">
    <w:abstractNumId w:val="18"/>
  </w:num>
  <w:num w:numId="17">
    <w:abstractNumId w:val="22"/>
  </w:num>
  <w:num w:numId="18">
    <w:abstractNumId w:val="15"/>
  </w:num>
  <w:num w:numId="19">
    <w:abstractNumId w:val="15"/>
  </w:num>
  <w:num w:numId="20">
    <w:abstractNumId w:val="15"/>
  </w:num>
  <w:num w:numId="21">
    <w:abstractNumId w:val="15"/>
  </w:num>
  <w:num w:numId="22">
    <w:abstractNumId w:val="15"/>
  </w:num>
  <w:num w:numId="23">
    <w:abstractNumId w:val="11"/>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15"/>
  </w:num>
  <w:num w:numId="32">
    <w:abstractNumId w:val="15"/>
  </w:num>
  <w:num w:numId="33">
    <w:abstractNumId w:val="15"/>
  </w:num>
  <w:num w:numId="34">
    <w:abstractNumId w:val="15"/>
  </w:num>
  <w:num w:numId="35">
    <w:abstractNumId w:val="9"/>
  </w:num>
  <w:num w:numId="36">
    <w:abstractNumId w:val="7"/>
  </w:num>
  <w:num w:numId="37">
    <w:abstractNumId w:val="6"/>
  </w:num>
  <w:num w:numId="38">
    <w:abstractNumId w:val="5"/>
  </w:num>
  <w:num w:numId="39">
    <w:abstractNumId w:val="4"/>
  </w:num>
  <w:num w:numId="40">
    <w:abstractNumId w:val="8"/>
  </w:num>
  <w:num w:numId="41">
    <w:abstractNumId w:val="3"/>
  </w:num>
  <w:num w:numId="42">
    <w:abstractNumId w:val="2"/>
  </w:num>
  <w:num w:numId="43">
    <w:abstractNumId w:val="1"/>
  </w:num>
  <w:num w:numId="44">
    <w:abstractNumId w:val="0"/>
  </w:num>
  <w:num w:numId="45">
    <w:abstractNumId w:val="18"/>
  </w:num>
  <w:numIdMacAtCleanup w:val="9"/>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person w15:author="Mansoor, Naseef">
    <w15:presenceInfo w15:providerId="AD" w15:userId="S::yx2391yr@minnstate.edu::28b8f353-804f-4fe6-8e2b-1746f85e3981"/>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embedSystemFonts/>
  <w:proofState w:spelling="clean"/>
  <w:trackRevisions/>
  <w:defaultTabStop w:val="36pt"/>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083"/>
    <w:rsid w:val="00001715"/>
    <w:rsid w:val="00014739"/>
    <w:rsid w:val="000148A3"/>
    <w:rsid w:val="0001554F"/>
    <w:rsid w:val="00017185"/>
    <w:rsid w:val="000208AB"/>
    <w:rsid w:val="00023444"/>
    <w:rsid w:val="0002368F"/>
    <w:rsid w:val="00030DCE"/>
    <w:rsid w:val="00031705"/>
    <w:rsid w:val="0003237C"/>
    <w:rsid w:val="00033E7E"/>
    <w:rsid w:val="00036343"/>
    <w:rsid w:val="00037E4C"/>
    <w:rsid w:val="00041CA3"/>
    <w:rsid w:val="00042167"/>
    <w:rsid w:val="00043ACF"/>
    <w:rsid w:val="00045080"/>
    <w:rsid w:val="0004621B"/>
    <w:rsid w:val="00046FAD"/>
    <w:rsid w:val="000471C4"/>
    <w:rsid w:val="00047541"/>
    <w:rsid w:val="00047808"/>
    <w:rsid w:val="0004781E"/>
    <w:rsid w:val="00047DB6"/>
    <w:rsid w:val="000535A4"/>
    <w:rsid w:val="00054F13"/>
    <w:rsid w:val="0005532F"/>
    <w:rsid w:val="00056DBB"/>
    <w:rsid w:val="000624AD"/>
    <w:rsid w:val="00064520"/>
    <w:rsid w:val="00072049"/>
    <w:rsid w:val="000733FF"/>
    <w:rsid w:val="00074D88"/>
    <w:rsid w:val="00075C16"/>
    <w:rsid w:val="0007732C"/>
    <w:rsid w:val="00082C94"/>
    <w:rsid w:val="000847E0"/>
    <w:rsid w:val="00085A30"/>
    <w:rsid w:val="0008758A"/>
    <w:rsid w:val="000905D4"/>
    <w:rsid w:val="000930DF"/>
    <w:rsid w:val="00095CF0"/>
    <w:rsid w:val="00096477"/>
    <w:rsid w:val="00096CEB"/>
    <w:rsid w:val="000976F4"/>
    <w:rsid w:val="00097845"/>
    <w:rsid w:val="000A2366"/>
    <w:rsid w:val="000A3590"/>
    <w:rsid w:val="000A3AFD"/>
    <w:rsid w:val="000A4416"/>
    <w:rsid w:val="000A5950"/>
    <w:rsid w:val="000B0BED"/>
    <w:rsid w:val="000B4FF7"/>
    <w:rsid w:val="000B5DA7"/>
    <w:rsid w:val="000B684E"/>
    <w:rsid w:val="000B6E29"/>
    <w:rsid w:val="000B7EF9"/>
    <w:rsid w:val="000C1E68"/>
    <w:rsid w:val="000C474D"/>
    <w:rsid w:val="000C5FB9"/>
    <w:rsid w:val="000D0ED5"/>
    <w:rsid w:val="000D1380"/>
    <w:rsid w:val="000D2311"/>
    <w:rsid w:val="000D25FD"/>
    <w:rsid w:val="000D450B"/>
    <w:rsid w:val="000D5A33"/>
    <w:rsid w:val="000D7CC7"/>
    <w:rsid w:val="000E03E5"/>
    <w:rsid w:val="000E2A95"/>
    <w:rsid w:val="000E2DBD"/>
    <w:rsid w:val="000E3911"/>
    <w:rsid w:val="000E531A"/>
    <w:rsid w:val="000E7225"/>
    <w:rsid w:val="000E7750"/>
    <w:rsid w:val="000F1355"/>
    <w:rsid w:val="000F30C4"/>
    <w:rsid w:val="000F3B65"/>
    <w:rsid w:val="000F46A9"/>
    <w:rsid w:val="000F6A39"/>
    <w:rsid w:val="000F798E"/>
    <w:rsid w:val="00102CA6"/>
    <w:rsid w:val="001031A3"/>
    <w:rsid w:val="001039B2"/>
    <w:rsid w:val="00103CD2"/>
    <w:rsid w:val="00104616"/>
    <w:rsid w:val="001056B8"/>
    <w:rsid w:val="00106BF3"/>
    <w:rsid w:val="001078C0"/>
    <w:rsid w:val="00110888"/>
    <w:rsid w:val="001108C7"/>
    <w:rsid w:val="00111C65"/>
    <w:rsid w:val="001124A2"/>
    <w:rsid w:val="0011279F"/>
    <w:rsid w:val="00113807"/>
    <w:rsid w:val="001145EF"/>
    <w:rsid w:val="00114F44"/>
    <w:rsid w:val="00117167"/>
    <w:rsid w:val="00117BEA"/>
    <w:rsid w:val="0012050F"/>
    <w:rsid w:val="00120A45"/>
    <w:rsid w:val="00123838"/>
    <w:rsid w:val="0012427D"/>
    <w:rsid w:val="00127F8C"/>
    <w:rsid w:val="00133726"/>
    <w:rsid w:val="00134704"/>
    <w:rsid w:val="00134F10"/>
    <w:rsid w:val="001363F6"/>
    <w:rsid w:val="0013728B"/>
    <w:rsid w:val="00137783"/>
    <w:rsid w:val="00137BD1"/>
    <w:rsid w:val="00140976"/>
    <w:rsid w:val="00140B3F"/>
    <w:rsid w:val="00143205"/>
    <w:rsid w:val="0014568E"/>
    <w:rsid w:val="00146CD2"/>
    <w:rsid w:val="001512FC"/>
    <w:rsid w:val="00151351"/>
    <w:rsid w:val="00151D48"/>
    <w:rsid w:val="00152AC7"/>
    <w:rsid w:val="0015328A"/>
    <w:rsid w:val="001567A1"/>
    <w:rsid w:val="001567A2"/>
    <w:rsid w:val="00156967"/>
    <w:rsid w:val="00157547"/>
    <w:rsid w:val="0015772D"/>
    <w:rsid w:val="0015797C"/>
    <w:rsid w:val="00157D2E"/>
    <w:rsid w:val="00157DBF"/>
    <w:rsid w:val="001601CA"/>
    <w:rsid w:val="001673F3"/>
    <w:rsid w:val="00171359"/>
    <w:rsid w:val="00174BE6"/>
    <w:rsid w:val="0017572F"/>
    <w:rsid w:val="00180C3E"/>
    <w:rsid w:val="001826A3"/>
    <w:rsid w:val="00184118"/>
    <w:rsid w:val="00190E11"/>
    <w:rsid w:val="00192F32"/>
    <w:rsid w:val="00195683"/>
    <w:rsid w:val="00195759"/>
    <w:rsid w:val="00196283"/>
    <w:rsid w:val="00196BC1"/>
    <w:rsid w:val="00196D33"/>
    <w:rsid w:val="00197882"/>
    <w:rsid w:val="001A2EFD"/>
    <w:rsid w:val="001A3100"/>
    <w:rsid w:val="001A3B3D"/>
    <w:rsid w:val="001A42CD"/>
    <w:rsid w:val="001A4EF2"/>
    <w:rsid w:val="001A5146"/>
    <w:rsid w:val="001A6A9E"/>
    <w:rsid w:val="001B15B6"/>
    <w:rsid w:val="001B19C2"/>
    <w:rsid w:val="001B25E0"/>
    <w:rsid w:val="001B2E74"/>
    <w:rsid w:val="001B316B"/>
    <w:rsid w:val="001B67DC"/>
    <w:rsid w:val="001C0FC1"/>
    <w:rsid w:val="001C1DA0"/>
    <w:rsid w:val="001C251F"/>
    <w:rsid w:val="001C3042"/>
    <w:rsid w:val="001C3A6E"/>
    <w:rsid w:val="001C4331"/>
    <w:rsid w:val="001C5E33"/>
    <w:rsid w:val="001C5F16"/>
    <w:rsid w:val="001C6353"/>
    <w:rsid w:val="001C72AF"/>
    <w:rsid w:val="001D0A2E"/>
    <w:rsid w:val="001D10EC"/>
    <w:rsid w:val="001D33EB"/>
    <w:rsid w:val="001D3817"/>
    <w:rsid w:val="001D3988"/>
    <w:rsid w:val="001D4725"/>
    <w:rsid w:val="001D56E4"/>
    <w:rsid w:val="001D6334"/>
    <w:rsid w:val="001D6582"/>
    <w:rsid w:val="001D659A"/>
    <w:rsid w:val="001D7F87"/>
    <w:rsid w:val="001E0E3B"/>
    <w:rsid w:val="001E0F35"/>
    <w:rsid w:val="001E2D91"/>
    <w:rsid w:val="001E4742"/>
    <w:rsid w:val="001E5B33"/>
    <w:rsid w:val="001E7B93"/>
    <w:rsid w:val="001E7D47"/>
    <w:rsid w:val="001F1129"/>
    <w:rsid w:val="001F1CB2"/>
    <w:rsid w:val="001F1FC1"/>
    <w:rsid w:val="001F3F48"/>
    <w:rsid w:val="001F54D4"/>
    <w:rsid w:val="001F7D49"/>
    <w:rsid w:val="00201B72"/>
    <w:rsid w:val="00201BC9"/>
    <w:rsid w:val="00202E9A"/>
    <w:rsid w:val="00203555"/>
    <w:rsid w:val="002039A2"/>
    <w:rsid w:val="00207CF1"/>
    <w:rsid w:val="002101E3"/>
    <w:rsid w:val="002104DC"/>
    <w:rsid w:val="0021374E"/>
    <w:rsid w:val="00213B86"/>
    <w:rsid w:val="00214172"/>
    <w:rsid w:val="00215814"/>
    <w:rsid w:val="00220C80"/>
    <w:rsid w:val="00220ED7"/>
    <w:rsid w:val="002254A9"/>
    <w:rsid w:val="00225995"/>
    <w:rsid w:val="00226208"/>
    <w:rsid w:val="00227F23"/>
    <w:rsid w:val="00230CF1"/>
    <w:rsid w:val="00230D4B"/>
    <w:rsid w:val="0023151B"/>
    <w:rsid w:val="00231FFF"/>
    <w:rsid w:val="002325DB"/>
    <w:rsid w:val="002328AF"/>
    <w:rsid w:val="00232C9F"/>
    <w:rsid w:val="002338B0"/>
    <w:rsid w:val="00233D97"/>
    <w:rsid w:val="002347A2"/>
    <w:rsid w:val="002367FE"/>
    <w:rsid w:val="00241E19"/>
    <w:rsid w:val="0024348D"/>
    <w:rsid w:val="002435E7"/>
    <w:rsid w:val="002453A7"/>
    <w:rsid w:val="00247C91"/>
    <w:rsid w:val="00253B3B"/>
    <w:rsid w:val="00253CE4"/>
    <w:rsid w:val="00254C36"/>
    <w:rsid w:val="002574BC"/>
    <w:rsid w:val="00257A44"/>
    <w:rsid w:val="00260B8E"/>
    <w:rsid w:val="0026252E"/>
    <w:rsid w:val="00262FE5"/>
    <w:rsid w:val="0027428F"/>
    <w:rsid w:val="00276A3D"/>
    <w:rsid w:val="00283BF8"/>
    <w:rsid w:val="00283F09"/>
    <w:rsid w:val="00284017"/>
    <w:rsid w:val="002850E3"/>
    <w:rsid w:val="00290438"/>
    <w:rsid w:val="00290F56"/>
    <w:rsid w:val="002937E8"/>
    <w:rsid w:val="00295A68"/>
    <w:rsid w:val="00295CD2"/>
    <w:rsid w:val="002974ED"/>
    <w:rsid w:val="00297795"/>
    <w:rsid w:val="002A21F7"/>
    <w:rsid w:val="002A2EE9"/>
    <w:rsid w:val="002A5473"/>
    <w:rsid w:val="002A5C45"/>
    <w:rsid w:val="002A749B"/>
    <w:rsid w:val="002B04A2"/>
    <w:rsid w:val="002B102C"/>
    <w:rsid w:val="002B16BE"/>
    <w:rsid w:val="002B32EF"/>
    <w:rsid w:val="002B3B5D"/>
    <w:rsid w:val="002C0E3C"/>
    <w:rsid w:val="002C15AE"/>
    <w:rsid w:val="002C163B"/>
    <w:rsid w:val="002C177C"/>
    <w:rsid w:val="002C295D"/>
    <w:rsid w:val="002C2D01"/>
    <w:rsid w:val="002C6115"/>
    <w:rsid w:val="002C6D0C"/>
    <w:rsid w:val="002D0B48"/>
    <w:rsid w:val="002D52DE"/>
    <w:rsid w:val="002D580E"/>
    <w:rsid w:val="002D5952"/>
    <w:rsid w:val="002D5EDD"/>
    <w:rsid w:val="002D7246"/>
    <w:rsid w:val="002D7F48"/>
    <w:rsid w:val="002E06F7"/>
    <w:rsid w:val="002E2BE8"/>
    <w:rsid w:val="002E4C6B"/>
    <w:rsid w:val="002E51AC"/>
    <w:rsid w:val="002F160E"/>
    <w:rsid w:val="002F3377"/>
    <w:rsid w:val="002F425B"/>
    <w:rsid w:val="002F5877"/>
    <w:rsid w:val="002F66DC"/>
    <w:rsid w:val="003019A3"/>
    <w:rsid w:val="003049C4"/>
    <w:rsid w:val="00304DC0"/>
    <w:rsid w:val="00305156"/>
    <w:rsid w:val="00313C44"/>
    <w:rsid w:val="003147B0"/>
    <w:rsid w:val="0031603F"/>
    <w:rsid w:val="00321306"/>
    <w:rsid w:val="00323311"/>
    <w:rsid w:val="00324128"/>
    <w:rsid w:val="003253DB"/>
    <w:rsid w:val="003310CC"/>
    <w:rsid w:val="00331AB3"/>
    <w:rsid w:val="003469E4"/>
    <w:rsid w:val="00347502"/>
    <w:rsid w:val="00352448"/>
    <w:rsid w:val="003527B3"/>
    <w:rsid w:val="00354ED5"/>
    <w:rsid w:val="00354FCF"/>
    <w:rsid w:val="0035509E"/>
    <w:rsid w:val="00356CF4"/>
    <w:rsid w:val="003603DD"/>
    <w:rsid w:val="0036056E"/>
    <w:rsid w:val="00363158"/>
    <w:rsid w:val="0036315C"/>
    <w:rsid w:val="0036357D"/>
    <w:rsid w:val="003712DB"/>
    <w:rsid w:val="0037412A"/>
    <w:rsid w:val="003752F5"/>
    <w:rsid w:val="00376E87"/>
    <w:rsid w:val="0037710E"/>
    <w:rsid w:val="00381F5F"/>
    <w:rsid w:val="00383ECD"/>
    <w:rsid w:val="00385A33"/>
    <w:rsid w:val="00386C99"/>
    <w:rsid w:val="00391123"/>
    <w:rsid w:val="003914BE"/>
    <w:rsid w:val="00391DD6"/>
    <w:rsid w:val="00394A03"/>
    <w:rsid w:val="00397A4B"/>
    <w:rsid w:val="00397ED0"/>
    <w:rsid w:val="003A0D2B"/>
    <w:rsid w:val="003A1422"/>
    <w:rsid w:val="003A19E2"/>
    <w:rsid w:val="003A23EC"/>
    <w:rsid w:val="003A4B9E"/>
    <w:rsid w:val="003A5923"/>
    <w:rsid w:val="003B069A"/>
    <w:rsid w:val="003B090D"/>
    <w:rsid w:val="003B2882"/>
    <w:rsid w:val="003B2B40"/>
    <w:rsid w:val="003B4E04"/>
    <w:rsid w:val="003B56D1"/>
    <w:rsid w:val="003B6371"/>
    <w:rsid w:val="003C02A1"/>
    <w:rsid w:val="003C0FEF"/>
    <w:rsid w:val="003C278E"/>
    <w:rsid w:val="003C3B10"/>
    <w:rsid w:val="003D1840"/>
    <w:rsid w:val="003D1E2D"/>
    <w:rsid w:val="003D2F88"/>
    <w:rsid w:val="003D587E"/>
    <w:rsid w:val="003D6BA7"/>
    <w:rsid w:val="003D72DB"/>
    <w:rsid w:val="003E0131"/>
    <w:rsid w:val="003E2399"/>
    <w:rsid w:val="003E2BBB"/>
    <w:rsid w:val="003E3EC1"/>
    <w:rsid w:val="003E5471"/>
    <w:rsid w:val="003E6C09"/>
    <w:rsid w:val="003E7648"/>
    <w:rsid w:val="003E7BF1"/>
    <w:rsid w:val="003F09E0"/>
    <w:rsid w:val="003F2B18"/>
    <w:rsid w:val="003F5A08"/>
    <w:rsid w:val="0040004C"/>
    <w:rsid w:val="00403049"/>
    <w:rsid w:val="00403498"/>
    <w:rsid w:val="0040472C"/>
    <w:rsid w:val="00404F01"/>
    <w:rsid w:val="004078B5"/>
    <w:rsid w:val="004131AA"/>
    <w:rsid w:val="00414927"/>
    <w:rsid w:val="00414EA8"/>
    <w:rsid w:val="004151B8"/>
    <w:rsid w:val="00416037"/>
    <w:rsid w:val="0041603B"/>
    <w:rsid w:val="004169D2"/>
    <w:rsid w:val="004202E9"/>
    <w:rsid w:val="00420716"/>
    <w:rsid w:val="00420F56"/>
    <w:rsid w:val="004256AA"/>
    <w:rsid w:val="0042789A"/>
    <w:rsid w:val="00427FA0"/>
    <w:rsid w:val="004305DF"/>
    <w:rsid w:val="004325FB"/>
    <w:rsid w:val="00437E08"/>
    <w:rsid w:val="00440CDF"/>
    <w:rsid w:val="00442636"/>
    <w:rsid w:val="004429EF"/>
    <w:rsid w:val="004432BA"/>
    <w:rsid w:val="00443C10"/>
    <w:rsid w:val="0044407E"/>
    <w:rsid w:val="0044776C"/>
    <w:rsid w:val="00447BB9"/>
    <w:rsid w:val="00447CF5"/>
    <w:rsid w:val="00452BD2"/>
    <w:rsid w:val="00453389"/>
    <w:rsid w:val="00453B2E"/>
    <w:rsid w:val="00456592"/>
    <w:rsid w:val="00456E92"/>
    <w:rsid w:val="0046031D"/>
    <w:rsid w:val="00463D2B"/>
    <w:rsid w:val="004656E4"/>
    <w:rsid w:val="0046640B"/>
    <w:rsid w:val="00470064"/>
    <w:rsid w:val="0047269C"/>
    <w:rsid w:val="00472D9D"/>
    <w:rsid w:val="004737D6"/>
    <w:rsid w:val="00473AC9"/>
    <w:rsid w:val="0047457E"/>
    <w:rsid w:val="004834BB"/>
    <w:rsid w:val="00485E61"/>
    <w:rsid w:val="00486010"/>
    <w:rsid w:val="00486631"/>
    <w:rsid w:val="00487620"/>
    <w:rsid w:val="00487D60"/>
    <w:rsid w:val="00491FE9"/>
    <w:rsid w:val="00493609"/>
    <w:rsid w:val="00494192"/>
    <w:rsid w:val="00496384"/>
    <w:rsid w:val="00497C39"/>
    <w:rsid w:val="00497EB2"/>
    <w:rsid w:val="004A4272"/>
    <w:rsid w:val="004A6AB6"/>
    <w:rsid w:val="004A7519"/>
    <w:rsid w:val="004A77CD"/>
    <w:rsid w:val="004B0C82"/>
    <w:rsid w:val="004B7141"/>
    <w:rsid w:val="004C0C70"/>
    <w:rsid w:val="004C35AF"/>
    <w:rsid w:val="004D0462"/>
    <w:rsid w:val="004D0CBF"/>
    <w:rsid w:val="004D0EEE"/>
    <w:rsid w:val="004D4420"/>
    <w:rsid w:val="004D72B5"/>
    <w:rsid w:val="004D7472"/>
    <w:rsid w:val="004E147D"/>
    <w:rsid w:val="004E4B1A"/>
    <w:rsid w:val="004E4E30"/>
    <w:rsid w:val="004E534C"/>
    <w:rsid w:val="004E6564"/>
    <w:rsid w:val="004F3F08"/>
    <w:rsid w:val="004F4110"/>
    <w:rsid w:val="004F51A0"/>
    <w:rsid w:val="004F6FEB"/>
    <w:rsid w:val="004F74C1"/>
    <w:rsid w:val="005015F2"/>
    <w:rsid w:val="00502A9E"/>
    <w:rsid w:val="00503219"/>
    <w:rsid w:val="00503672"/>
    <w:rsid w:val="00504CFF"/>
    <w:rsid w:val="00506357"/>
    <w:rsid w:val="005075C6"/>
    <w:rsid w:val="005123B3"/>
    <w:rsid w:val="00512A15"/>
    <w:rsid w:val="0051463C"/>
    <w:rsid w:val="0051635A"/>
    <w:rsid w:val="00516DCB"/>
    <w:rsid w:val="00520C99"/>
    <w:rsid w:val="0052235E"/>
    <w:rsid w:val="00522361"/>
    <w:rsid w:val="00523393"/>
    <w:rsid w:val="00523D37"/>
    <w:rsid w:val="00523FFF"/>
    <w:rsid w:val="00524F4E"/>
    <w:rsid w:val="00526BF3"/>
    <w:rsid w:val="00532E8E"/>
    <w:rsid w:val="0053341E"/>
    <w:rsid w:val="0053755F"/>
    <w:rsid w:val="005377BE"/>
    <w:rsid w:val="00545E24"/>
    <w:rsid w:val="00550891"/>
    <w:rsid w:val="00550B2C"/>
    <w:rsid w:val="00551528"/>
    <w:rsid w:val="00551B7F"/>
    <w:rsid w:val="00552C2E"/>
    <w:rsid w:val="00553A07"/>
    <w:rsid w:val="0055503A"/>
    <w:rsid w:val="005556B4"/>
    <w:rsid w:val="005574F7"/>
    <w:rsid w:val="00557674"/>
    <w:rsid w:val="00560BDD"/>
    <w:rsid w:val="005617CF"/>
    <w:rsid w:val="005622F5"/>
    <w:rsid w:val="005631EA"/>
    <w:rsid w:val="0056348F"/>
    <w:rsid w:val="0056579C"/>
    <w:rsid w:val="0056610F"/>
    <w:rsid w:val="00572A04"/>
    <w:rsid w:val="00575BCA"/>
    <w:rsid w:val="00576A6A"/>
    <w:rsid w:val="0058005F"/>
    <w:rsid w:val="005809D1"/>
    <w:rsid w:val="0058393C"/>
    <w:rsid w:val="00583BC7"/>
    <w:rsid w:val="00585641"/>
    <w:rsid w:val="00587698"/>
    <w:rsid w:val="00591648"/>
    <w:rsid w:val="005948F7"/>
    <w:rsid w:val="00595199"/>
    <w:rsid w:val="00596BF3"/>
    <w:rsid w:val="005979F2"/>
    <w:rsid w:val="00597B07"/>
    <w:rsid w:val="005A04F2"/>
    <w:rsid w:val="005A3EEB"/>
    <w:rsid w:val="005A5511"/>
    <w:rsid w:val="005A79DC"/>
    <w:rsid w:val="005B0344"/>
    <w:rsid w:val="005B0A34"/>
    <w:rsid w:val="005B18B8"/>
    <w:rsid w:val="005B33A2"/>
    <w:rsid w:val="005B3D03"/>
    <w:rsid w:val="005B520E"/>
    <w:rsid w:val="005B5EDC"/>
    <w:rsid w:val="005C0A19"/>
    <w:rsid w:val="005C1A47"/>
    <w:rsid w:val="005C2656"/>
    <w:rsid w:val="005C428D"/>
    <w:rsid w:val="005C4D8F"/>
    <w:rsid w:val="005C4E75"/>
    <w:rsid w:val="005C5A14"/>
    <w:rsid w:val="005C77D1"/>
    <w:rsid w:val="005D1300"/>
    <w:rsid w:val="005D1852"/>
    <w:rsid w:val="005D214E"/>
    <w:rsid w:val="005D4131"/>
    <w:rsid w:val="005D6554"/>
    <w:rsid w:val="005D6A24"/>
    <w:rsid w:val="005D6BA0"/>
    <w:rsid w:val="005E2800"/>
    <w:rsid w:val="005E2E9A"/>
    <w:rsid w:val="005E3AC3"/>
    <w:rsid w:val="005E4A96"/>
    <w:rsid w:val="005E5195"/>
    <w:rsid w:val="005E6F1E"/>
    <w:rsid w:val="005E7975"/>
    <w:rsid w:val="005E7B7F"/>
    <w:rsid w:val="005E7D2C"/>
    <w:rsid w:val="005F036B"/>
    <w:rsid w:val="005F210B"/>
    <w:rsid w:val="005F3E83"/>
    <w:rsid w:val="005F5661"/>
    <w:rsid w:val="005F7017"/>
    <w:rsid w:val="006008E2"/>
    <w:rsid w:val="00605825"/>
    <w:rsid w:val="006076B5"/>
    <w:rsid w:val="00612D40"/>
    <w:rsid w:val="006162FF"/>
    <w:rsid w:val="00616FDC"/>
    <w:rsid w:val="0061732B"/>
    <w:rsid w:val="00620AB2"/>
    <w:rsid w:val="00620FB4"/>
    <w:rsid w:val="00622A9D"/>
    <w:rsid w:val="00625361"/>
    <w:rsid w:val="006316D5"/>
    <w:rsid w:val="006319B8"/>
    <w:rsid w:val="00634AA3"/>
    <w:rsid w:val="00634F91"/>
    <w:rsid w:val="00636DCE"/>
    <w:rsid w:val="00642187"/>
    <w:rsid w:val="00643AB4"/>
    <w:rsid w:val="00643AC9"/>
    <w:rsid w:val="00645D22"/>
    <w:rsid w:val="00650EE4"/>
    <w:rsid w:val="00651A08"/>
    <w:rsid w:val="00652965"/>
    <w:rsid w:val="00652AF1"/>
    <w:rsid w:val="00654204"/>
    <w:rsid w:val="00655086"/>
    <w:rsid w:val="006557B0"/>
    <w:rsid w:val="00657389"/>
    <w:rsid w:val="0066346D"/>
    <w:rsid w:val="00664D11"/>
    <w:rsid w:val="00666CA1"/>
    <w:rsid w:val="0067026C"/>
    <w:rsid w:val="00670434"/>
    <w:rsid w:val="00675810"/>
    <w:rsid w:val="00675F48"/>
    <w:rsid w:val="00675F49"/>
    <w:rsid w:val="00680F3F"/>
    <w:rsid w:val="00682D91"/>
    <w:rsid w:val="00686D6A"/>
    <w:rsid w:val="00690CFD"/>
    <w:rsid w:val="00691C48"/>
    <w:rsid w:val="00692239"/>
    <w:rsid w:val="00693C2B"/>
    <w:rsid w:val="006948B7"/>
    <w:rsid w:val="006968C8"/>
    <w:rsid w:val="00697583"/>
    <w:rsid w:val="00697C60"/>
    <w:rsid w:val="006A1121"/>
    <w:rsid w:val="006A2FA5"/>
    <w:rsid w:val="006A4897"/>
    <w:rsid w:val="006A5D82"/>
    <w:rsid w:val="006B04DD"/>
    <w:rsid w:val="006B1AA8"/>
    <w:rsid w:val="006B36BB"/>
    <w:rsid w:val="006B6677"/>
    <w:rsid w:val="006B6B66"/>
    <w:rsid w:val="006C4C57"/>
    <w:rsid w:val="006C5DF5"/>
    <w:rsid w:val="006D1337"/>
    <w:rsid w:val="006D2839"/>
    <w:rsid w:val="006D5231"/>
    <w:rsid w:val="006D669D"/>
    <w:rsid w:val="006D7870"/>
    <w:rsid w:val="006E0860"/>
    <w:rsid w:val="006E1BA8"/>
    <w:rsid w:val="006E20B5"/>
    <w:rsid w:val="006E281A"/>
    <w:rsid w:val="006E5360"/>
    <w:rsid w:val="006E7698"/>
    <w:rsid w:val="006F013F"/>
    <w:rsid w:val="006F0FE8"/>
    <w:rsid w:val="006F176A"/>
    <w:rsid w:val="006F1F9E"/>
    <w:rsid w:val="006F55C4"/>
    <w:rsid w:val="006F598D"/>
    <w:rsid w:val="006F6D3D"/>
    <w:rsid w:val="006F7874"/>
    <w:rsid w:val="00701AA3"/>
    <w:rsid w:val="007044C4"/>
    <w:rsid w:val="0070555A"/>
    <w:rsid w:val="00707374"/>
    <w:rsid w:val="00710A28"/>
    <w:rsid w:val="00710AA7"/>
    <w:rsid w:val="00710ADC"/>
    <w:rsid w:val="0071412B"/>
    <w:rsid w:val="00715ACC"/>
    <w:rsid w:val="00715BEA"/>
    <w:rsid w:val="0072072F"/>
    <w:rsid w:val="00721997"/>
    <w:rsid w:val="00721E94"/>
    <w:rsid w:val="0072583C"/>
    <w:rsid w:val="00732827"/>
    <w:rsid w:val="00732D48"/>
    <w:rsid w:val="00734B4F"/>
    <w:rsid w:val="00734F06"/>
    <w:rsid w:val="00735923"/>
    <w:rsid w:val="007403A0"/>
    <w:rsid w:val="00740EEA"/>
    <w:rsid w:val="00741691"/>
    <w:rsid w:val="007438B5"/>
    <w:rsid w:val="00743EE7"/>
    <w:rsid w:val="0074629D"/>
    <w:rsid w:val="00747C96"/>
    <w:rsid w:val="0075267D"/>
    <w:rsid w:val="00755331"/>
    <w:rsid w:val="00760A26"/>
    <w:rsid w:val="00766A12"/>
    <w:rsid w:val="00766E8C"/>
    <w:rsid w:val="007674A5"/>
    <w:rsid w:val="0077016B"/>
    <w:rsid w:val="007705C3"/>
    <w:rsid w:val="007706F6"/>
    <w:rsid w:val="00772A2B"/>
    <w:rsid w:val="0078020D"/>
    <w:rsid w:val="00781997"/>
    <w:rsid w:val="00782B06"/>
    <w:rsid w:val="00784217"/>
    <w:rsid w:val="007848B3"/>
    <w:rsid w:val="007860D5"/>
    <w:rsid w:val="007871BA"/>
    <w:rsid w:val="00787C13"/>
    <w:rsid w:val="007919CC"/>
    <w:rsid w:val="00793042"/>
    <w:rsid w:val="007934AD"/>
    <w:rsid w:val="00793744"/>
    <w:rsid w:val="00794804"/>
    <w:rsid w:val="00795E86"/>
    <w:rsid w:val="007964FA"/>
    <w:rsid w:val="0079706A"/>
    <w:rsid w:val="007A3218"/>
    <w:rsid w:val="007A69CD"/>
    <w:rsid w:val="007A7DED"/>
    <w:rsid w:val="007B0021"/>
    <w:rsid w:val="007B102F"/>
    <w:rsid w:val="007B1F09"/>
    <w:rsid w:val="007B33F1"/>
    <w:rsid w:val="007B5797"/>
    <w:rsid w:val="007B5F3B"/>
    <w:rsid w:val="007B688C"/>
    <w:rsid w:val="007B6C43"/>
    <w:rsid w:val="007B6DDA"/>
    <w:rsid w:val="007B7E00"/>
    <w:rsid w:val="007C0308"/>
    <w:rsid w:val="007C2AE2"/>
    <w:rsid w:val="007C2C83"/>
    <w:rsid w:val="007C2FF2"/>
    <w:rsid w:val="007C44B9"/>
    <w:rsid w:val="007C5644"/>
    <w:rsid w:val="007D0EE1"/>
    <w:rsid w:val="007D150C"/>
    <w:rsid w:val="007D15B5"/>
    <w:rsid w:val="007D26F6"/>
    <w:rsid w:val="007D27FB"/>
    <w:rsid w:val="007D4DCE"/>
    <w:rsid w:val="007D5B93"/>
    <w:rsid w:val="007D5CC1"/>
    <w:rsid w:val="007D5F2B"/>
    <w:rsid w:val="007D6232"/>
    <w:rsid w:val="007D640F"/>
    <w:rsid w:val="007D666D"/>
    <w:rsid w:val="007D6D8F"/>
    <w:rsid w:val="007E05A0"/>
    <w:rsid w:val="007E08DE"/>
    <w:rsid w:val="007E0B61"/>
    <w:rsid w:val="007E3803"/>
    <w:rsid w:val="007E38D1"/>
    <w:rsid w:val="007E6E9A"/>
    <w:rsid w:val="007F16EF"/>
    <w:rsid w:val="007F1F7B"/>
    <w:rsid w:val="007F1F99"/>
    <w:rsid w:val="007F40BC"/>
    <w:rsid w:val="007F712D"/>
    <w:rsid w:val="007F768F"/>
    <w:rsid w:val="00800B7F"/>
    <w:rsid w:val="00800E89"/>
    <w:rsid w:val="008019C5"/>
    <w:rsid w:val="0080536C"/>
    <w:rsid w:val="00807502"/>
    <w:rsid w:val="00807778"/>
    <w:rsid w:val="0080791D"/>
    <w:rsid w:val="00810157"/>
    <w:rsid w:val="00811676"/>
    <w:rsid w:val="008147B5"/>
    <w:rsid w:val="00821B24"/>
    <w:rsid w:val="00822B96"/>
    <w:rsid w:val="008236C5"/>
    <w:rsid w:val="0082586D"/>
    <w:rsid w:val="008259A8"/>
    <w:rsid w:val="00832B1E"/>
    <w:rsid w:val="00832B36"/>
    <w:rsid w:val="00835AAE"/>
    <w:rsid w:val="00836367"/>
    <w:rsid w:val="00840270"/>
    <w:rsid w:val="008407CB"/>
    <w:rsid w:val="00841433"/>
    <w:rsid w:val="00841A13"/>
    <w:rsid w:val="00842107"/>
    <w:rsid w:val="008436E1"/>
    <w:rsid w:val="008450C6"/>
    <w:rsid w:val="008456D2"/>
    <w:rsid w:val="00845DD1"/>
    <w:rsid w:val="0084635D"/>
    <w:rsid w:val="0084720C"/>
    <w:rsid w:val="00850B04"/>
    <w:rsid w:val="00855453"/>
    <w:rsid w:val="008571BD"/>
    <w:rsid w:val="00857D29"/>
    <w:rsid w:val="0086118A"/>
    <w:rsid w:val="00861200"/>
    <w:rsid w:val="00861430"/>
    <w:rsid w:val="00863889"/>
    <w:rsid w:val="0086536B"/>
    <w:rsid w:val="008667AF"/>
    <w:rsid w:val="00867A48"/>
    <w:rsid w:val="00871FD8"/>
    <w:rsid w:val="00873603"/>
    <w:rsid w:val="00874A6C"/>
    <w:rsid w:val="00875DF5"/>
    <w:rsid w:val="00876A84"/>
    <w:rsid w:val="0087776E"/>
    <w:rsid w:val="008807C1"/>
    <w:rsid w:val="008830FF"/>
    <w:rsid w:val="008914FF"/>
    <w:rsid w:val="0089207C"/>
    <w:rsid w:val="00893717"/>
    <w:rsid w:val="00894BEA"/>
    <w:rsid w:val="00895D9C"/>
    <w:rsid w:val="00897B02"/>
    <w:rsid w:val="00897C66"/>
    <w:rsid w:val="008A2070"/>
    <w:rsid w:val="008A2C7D"/>
    <w:rsid w:val="008A5C3B"/>
    <w:rsid w:val="008A6F86"/>
    <w:rsid w:val="008A78BD"/>
    <w:rsid w:val="008A7BBA"/>
    <w:rsid w:val="008B1A80"/>
    <w:rsid w:val="008B293A"/>
    <w:rsid w:val="008B3A70"/>
    <w:rsid w:val="008B6524"/>
    <w:rsid w:val="008B6C93"/>
    <w:rsid w:val="008C091C"/>
    <w:rsid w:val="008C3BD8"/>
    <w:rsid w:val="008C4B23"/>
    <w:rsid w:val="008C5DB1"/>
    <w:rsid w:val="008C789F"/>
    <w:rsid w:val="008D0C3A"/>
    <w:rsid w:val="008D1681"/>
    <w:rsid w:val="008D4ED4"/>
    <w:rsid w:val="008D5AFE"/>
    <w:rsid w:val="008E6493"/>
    <w:rsid w:val="008E7E44"/>
    <w:rsid w:val="008F111A"/>
    <w:rsid w:val="008F32BE"/>
    <w:rsid w:val="008F5DCE"/>
    <w:rsid w:val="008F5F18"/>
    <w:rsid w:val="008F6E25"/>
    <w:rsid w:val="008F6E2C"/>
    <w:rsid w:val="008F724D"/>
    <w:rsid w:val="0090458C"/>
    <w:rsid w:val="009050F2"/>
    <w:rsid w:val="00911AFE"/>
    <w:rsid w:val="00911D1D"/>
    <w:rsid w:val="00912145"/>
    <w:rsid w:val="00912DAE"/>
    <w:rsid w:val="00914AE7"/>
    <w:rsid w:val="00915E83"/>
    <w:rsid w:val="009219D6"/>
    <w:rsid w:val="009237B6"/>
    <w:rsid w:val="0092547E"/>
    <w:rsid w:val="00926055"/>
    <w:rsid w:val="00926ECF"/>
    <w:rsid w:val="009303D9"/>
    <w:rsid w:val="00931416"/>
    <w:rsid w:val="00933192"/>
    <w:rsid w:val="00933C64"/>
    <w:rsid w:val="009340AB"/>
    <w:rsid w:val="00934D3D"/>
    <w:rsid w:val="009408CD"/>
    <w:rsid w:val="00940E7B"/>
    <w:rsid w:val="00945BF6"/>
    <w:rsid w:val="00946B4D"/>
    <w:rsid w:val="00953907"/>
    <w:rsid w:val="0095471B"/>
    <w:rsid w:val="00954BAF"/>
    <w:rsid w:val="00955F48"/>
    <w:rsid w:val="009561A5"/>
    <w:rsid w:val="00957E44"/>
    <w:rsid w:val="00965DD9"/>
    <w:rsid w:val="00965E54"/>
    <w:rsid w:val="00967671"/>
    <w:rsid w:val="00972203"/>
    <w:rsid w:val="0097236B"/>
    <w:rsid w:val="00973F78"/>
    <w:rsid w:val="009742A6"/>
    <w:rsid w:val="00974797"/>
    <w:rsid w:val="00975716"/>
    <w:rsid w:val="0097612F"/>
    <w:rsid w:val="009767F2"/>
    <w:rsid w:val="00983094"/>
    <w:rsid w:val="00983E64"/>
    <w:rsid w:val="0098414C"/>
    <w:rsid w:val="00984ED6"/>
    <w:rsid w:val="009879EE"/>
    <w:rsid w:val="00992107"/>
    <w:rsid w:val="00993ACE"/>
    <w:rsid w:val="00995439"/>
    <w:rsid w:val="00996352"/>
    <w:rsid w:val="009969C2"/>
    <w:rsid w:val="0099A20B"/>
    <w:rsid w:val="009A00EA"/>
    <w:rsid w:val="009A0367"/>
    <w:rsid w:val="009A0607"/>
    <w:rsid w:val="009A1583"/>
    <w:rsid w:val="009B00C6"/>
    <w:rsid w:val="009B29B6"/>
    <w:rsid w:val="009B34A8"/>
    <w:rsid w:val="009B3DB7"/>
    <w:rsid w:val="009B4327"/>
    <w:rsid w:val="009B448C"/>
    <w:rsid w:val="009B60B9"/>
    <w:rsid w:val="009B6194"/>
    <w:rsid w:val="009B676E"/>
    <w:rsid w:val="009B6A4E"/>
    <w:rsid w:val="009C1529"/>
    <w:rsid w:val="009C1C14"/>
    <w:rsid w:val="009C3D01"/>
    <w:rsid w:val="009C4E14"/>
    <w:rsid w:val="009D50C9"/>
    <w:rsid w:val="009D60E8"/>
    <w:rsid w:val="009E136C"/>
    <w:rsid w:val="009E14B0"/>
    <w:rsid w:val="009E25D9"/>
    <w:rsid w:val="009E3057"/>
    <w:rsid w:val="009E4769"/>
    <w:rsid w:val="009E4B03"/>
    <w:rsid w:val="009E4D80"/>
    <w:rsid w:val="009E5489"/>
    <w:rsid w:val="009E629A"/>
    <w:rsid w:val="009F022F"/>
    <w:rsid w:val="009F1D79"/>
    <w:rsid w:val="009F3510"/>
    <w:rsid w:val="009F50FA"/>
    <w:rsid w:val="009F51A6"/>
    <w:rsid w:val="009F7804"/>
    <w:rsid w:val="00A002CC"/>
    <w:rsid w:val="00A016DA"/>
    <w:rsid w:val="00A01C45"/>
    <w:rsid w:val="00A03423"/>
    <w:rsid w:val="00A059B3"/>
    <w:rsid w:val="00A1095C"/>
    <w:rsid w:val="00A116FC"/>
    <w:rsid w:val="00A11ACA"/>
    <w:rsid w:val="00A1397E"/>
    <w:rsid w:val="00A14A51"/>
    <w:rsid w:val="00A16413"/>
    <w:rsid w:val="00A17AB0"/>
    <w:rsid w:val="00A21E14"/>
    <w:rsid w:val="00A2263B"/>
    <w:rsid w:val="00A246C5"/>
    <w:rsid w:val="00A25123"/>
    <w:rsid w:val="00A33558"/>
    <w:rsid w:val="00A3517A"/>
    <w:rsid w:val="00A35D9C"/>
    <w:rsid w:val="00A3605F"/>
    <w:rsid w:val="00A371E5"/>
    <w:rsid w:val="00A42170"/>
    <w:rsid w:val="00A45B66"/>
    <w:rsid w:val="00A4703C"/>
    <w:rsid w:val="00A50202"/>
    <w:rsid w:val="00A547C0"/>
    <w:rsid w:val="00A55F9C"/>
    <w:rsid w:val="00A576FA"/>
    <w:rsid w:val="00A610D9"/>
    <w:rsid w:val="00A612DF"/>
    <w:rsid w:val="00A629D5"/>
    <w:rsid w:val="00A62CF4"/>
    <w:rsid w:val="00A631C5"/>
    <w:rsid w:val="00A636DE"/>
    <w:rsid w:val="00A661A8"/>
    <w:rsid w:val="00A717A2"/>
    <w:rsid w:val="00A72142"/>
    <w:rsid w:val="00A72928"/>
    <w:rsid w:val="00A729AE"/>
    <w:rsid w:val="00A72CE9"/>
    <w:rsid w:val="00A7391E"/>
    <w:rsid w:val="00A77016"/>
    <w:rsid w:val="00A80086"/>
    <w:rsid w:val="00A822C8"/>
    <w:rsid w:val="00A9060A"/>
    <w:rsid w:val="00A92C96"/>
    <w:rsid w:val="00A92CD8"/>
    <w:rsid w:val="00A931B6"/>
    <w:rsid w:val="00A94796"/>
    <w:rsid w:val="00A94F05"/>
    <w:rsid w:val="00A97B41"/>
    <w:rsid w:val="00AA09FF"/>
    <w:rsid w:val="00AA0C0C"/>
    <w:rsid w:val="00AA0FB9"/>
    <w:rsid w:val="00AA1261"/>
    <w:rsid w:val="00AA14CD"/>
    <w:rsid w:val="00AA3D1A"/>
    <w:rsid w:val="00AA3EB6"/>
    <w:rsid w:val="00AB0E14"/>
    <w:rsid w:val="00AB22B7"/>
    <w:rsid w:val="00AB47B5"/>
    <w:rsid w:val="00AB51B9"/>
    <w:rsid w:val="00AB77D3"/>
    <w:rsid w:val="00AC0C44"/>
    <w:rsid w:val="00AC1762"/>
    <w:rsid w:val="00AC2B5A"/>
    <w:rsid w:val="00AC39B9"/>
    <w:rsid w:val="00AC3D97"/>
    <w:rsid w:val="00AC3E59"/>
    <w:rsid w:val="00AC3FB8"/>
    <w:rsid w:val="00AC59A1"/>
    <w:rsid w:val="00AC6C51"/>
    <w:rsid w:val="00AC71BB"/>
    <w:rsid w:val="00AD33F8"/>
    <w:rsid w:val="00AD414D"/>
    <w:rsid w:val="00AD4B00"/>
    <w:rsid w:val="00AD6295"/>
    <w:rsid w:val="00AE14D9"/>
    <w:rsid w:val="00AE1A39"/>
    <w:rsid w:val="00AE2A98"/>
    <w:rsid w:val="00AE3409"/>
    <w:rsid w:val="00AE42DE"/>
    <w:rsid w:val="00AF029A"/>
    <w:rsid w:val="00B01A13"/>
    <w:rsid w:val="00B029B8"/>
    <w:rsid w:val="00B05497"/>
    <w:rsid w:val="00B117CC"/>
    <w:rsid w:val="00B11A60"/>
    <w:rsid w:val="00B12E52"/>
    <w:rsid w:val="00B136E7"/>
    <w:rsid w:val="00B1532B"/>
    <w:rsid w:val="00B153AA"/>
    <w:rsid w:val="00B16B7E"/>
    <w:rsid w:val="00B172B8"/>
    <w:rsid w:val="00B20BCF"/>
    <w:rsid w:val="00B20E43"/>
    <w:rsid w:val="00B22613"/>
    <w:rsid w:val="00B23DED"/>
    <w:rsid w:val="00B25D93"/>
    <w:rsid w:val="00B26850"/>
    <w:rsid w:val="00B26D1F"/>
    <w:rsid w:val="00B30108"/>
    <w:rsid w:val="00B30AC3"/>
    <w:rsid w:val="00B30CE8"/>
    <w:rsid w:val="00B320E7"/>
    <w:rsid w:val="00B336A3"/>
    <w:rsid w:val="00B344BA"/>
    <w:rsid w:val="00B35FAA"/>
    <w:rsid w:val="00B364E5"/>
    <w:rsid w:val="00B37356"/>
    <w:rsid w:val="00B402E4"/>
    <w:rsid w:val="00B40570"/>
    <w:rsid w:val="00B405E7"/>
    <w:rsid w:val="00B4388D"/>
    <w:rsid w:val="00B44A76"/>
    <w:rsid w:val="00B453CA"/>
    <w:rsid w:val="00B4610E"/>
    <w:rsid w:val="00B4648F"/>
    <w:rsid w:val="00B47017"/>
    <w:rsid w:val="00B54E7D"/>
    <w:rsid w:val="00B55234"/>
    <w:rsid w:val="00B56D83"/>
    <w:rsid w:val="00B63742"/>
    <w:rsid w:val="00B64D6D"/>
    <w:rsid w:val="00B651A6"/>
    <w:rsid w:val="00B65383"/>
    <w:rsid w:val="00B65516"/>
    <w:rsid w:val="00B65E19"/>
    <w:rsid w:val="00B6600B"/>
    <w:rsid w:val="00B675CD"/>
    <w:rsid w:val="00B71718"/>
    <w:rsid w:val="00B748C2"/>
    <w:rsid w:val="00B768D1"/>
    <w:rsid w:val="00B77725"/>
    <w:rsid w:val="00B7786E"/>
    <w:rsid w:val="00B84555"/>
    <w:rsid w:val="00B85D8C"/>
    <w:rsid w:val="00B9091E"/>
    <w:rsid w:val="00B90CD3"/>
    <w:rsid w:val="00B92D72"/>
    <w:rsid w:val="00B93674"/>
    <w:rsid w:val="00B9383C"/>
    <w:rsid w:val="00B94D95"/>
    <w:rsid w:val="00B9653B"/>
    <w:rsid w:val="00BA1025"/>
    <w:rsid w:val="00BA111B"/>
    <w:rsid w:val="00BA1FC8"/>
    <w:rsid w:val="00BA40B0"/>
    <w:rsid w:val="00BA4532"/>
    <w:rsid w:val="00BA4FBC"/>
    <w:rsid w:val="00BA5CBA"/>
    <w:rsid w:val="00BA677A"/>
    <w:rsid w:val="00BB056A"/>
    <w:rsid w:val="00BB261C"/>
    <w:rsid w:val="00BB3D4E"/>
    <w:rsid w:val="00BB60A8"/>
    <w:rsid w:val="00BB64B5"/>
    <w:rsid w:val="00BC0379"/>
    <w:rsid w:val="00BC1607"/>
    <w:rsid w:val="00BC2FC7"/>
    <w:rsid w:val="00BC3420"/>
    <w:rsid w:val="00BD48C7"/>
    <w:rsid w:val="00BD55E4"/>
    <w:rsid w:val="00BD5867"/>
    <w:rsid w:val="00BD5E0F"/>
    <w:rsid w:val="00BD670B"/>
    <w:rsid w:val="00BD6816"/>
    <w:rsid w:val="00BD79FB"/>
    <w:rsid w:val="00BE512B"/>
    <w:rsid w:val="00BE7436"/>
    <w:rsid w:val="00BE7D15"/>
    <w:rsid w:val="00BE7D3C"/>
    <w:rsid w:val="00BF0428"/>
    <w:rsid w:val="00BF1E35"/>
    <w:rsid w:val="00BF314A"/>
    <w:rsid w:val="00BF5C60"/>
    <w:rsid w:val="00BF5FF6"/>
    <w:rsid w:val="00BF6769"/>
    <w:rsid w:val="00BF70BC"/>
    <w:rsid w:val="00BF7E80"/>
    <w:rsid w:val="00C00C6A"/>
    <w:rsid w:val="00C0207F"/>
    <w:rsid w:val="00C02186"/>
    <w:rsid w:val="00C02446"/>
    <w:rsid w:val="00C0346F"/>
    <w:rsid w:val="00C0520C"/>
    <w:rsid w:val="00C06EDC"/>
    <w:rsid w:val="00C07B7C"/>
    <w:rsid w:val="00C12BAA"/>
    <w:rsid w:val="00C12F27"/>
    <w:rsid w:val="00C16117"/>
    <w:rsid w:val="00C21267"/>
    <w:rsid w:val="00C22686"/>
    <w:rsid w:val="00C240BA"/>
    <w:rsid w:val="00C240BE"/>
    <w:rsid w:val="00C24854"/>
    <w:rsid w:val="00C25B18"/>
    <w:rsid w:val="00C25F5E"/>
    <w:rsid w:val="00C26455"/>
    <w:rsid w:val="00C3075A"/>
    <w:rsid w:val="00C30883"/>
    <w:rsid w:val="00C314DC"/>
    <w:rsid w:val="00C31BFA"/>
    <w:rsid w:val="00C31C58"/>
    <w:rsid w:val="00C33BB2"/>
    <w:rsid w:val="00C34EBF"/>
    <w:rsid w:val="00C34FC9"/>
    <w:rsid w:val="00C36617"/>
    <w:rsid w:val="00C366E5"/>
    <w:rsid w:val="00C42359"/>
    <w:rsid w:val="00C4372F"/>
    <w:rsid w:val="00C4459A"/>
    <w:rsid w:val="00C44AD3"/>
    <w:rsid w:val="00C458BA"/>
    <w:rsid w:val="00C45F41"/>
    <w:rsid w:val="00C46054"/>
    <w:rsid w:val="00C466B2"/>
    <w:rsid w:val="00C50955"/>
    <w:rsid w:val="00C52C68"/>
    <w:rsid w:val="00C545B2"/>
    <w:rsid w:val="00C558A8"/>
    <w:rsid w:val="00C57752"/>
    <w:rsid w:val="00C5777B"/>
    <w:rsid w:val="00C6221F"/>
    <w:rsid w:val="00C6302F"/>
    <w:rsid w:val="00C63639"/>
    <w:rsid w:val="00C63ECB"/>
    <w:rsid w:val="00C63FB7"/>
    <w:rsid w:val="00C65393"/>
    <w:rsid w:val="00C6709B"/>
    <w:rsid w:val="00C671E8"/>
    <w:rsid w:val="00C6757A"/>
    <w:rsid w:val="00C709DE"/>
    <w:rsid w:val="00C72FAD"/>
    <w:rsid w:val="00C74A10"/>
    <w:rsid w:val="00C75275"/>
    <w:rsid w:val="00C8459B"/>
    <w:rsid w:val="00C85DBF"/>
    <w:rsid w:val="00C87B8E"/>
    <w:rsid w:val="00C91021"/>
    <w:rsid w:val="00C919A4"/>
    <w:rsid w:val="00C94093"/>
    <w:rsid w:val="00C95384"/>
    <w:rsid w:val="00C958B8"/>
    <w:rsid w:val="00C970EF"/>
    <w:rsid w:val="00C97239"/>
    <w:rsid w:val="00CA039C"/>
    <w:rsid w:val="00CA0ED6"/>
    <w:rsid w:val="00CA4392"/>
    <w:rsid w:val="00CB1DE2"/>
    <w:rsid w:val="00CB2F30"/>
    <w:rsid w:val="00CB3246"/>
    <w:rsid w:val="00CB3618"/>
    <w:rsid w:val="00CB45C7"/>
    <w:rsid w:val="00CB549D"/>
    <w:rsid w:val="00CB75A6"/>
    <w:rsid w:val="00CC05DA"/>
    <w:rsid w:val="00CC1344"/>
    <w:rsid w:val="00CC2B56"/>
    <w:rsid w:val="00CC393F"/>
    <w:rsid w:val="00CC5404"/>
    <w:rsid w:val="00CD2F75"/>
    <w:rsid w:val="00CD50F6"/>
    <w:rsid w:val="00CD616B"/>
    <w:rsid w:val="00CD68D1"/>
    <w:rsid w:val="00CD787E"/>
    <w:rsid w:val="00CE0734"/>
    <w:rsid w:val="00CE2823"/>
    <w:rsid w:val="00CE6BC0"/>
    <w:rsid w:val="00CE746D"/>
    <w:rsid w:val="00CE7591"/>
    <w:rsid w:val="00CF3068"/>
    <w:rsid w:val="00CF373D"/>
    <w:rsid w:val="00CF3C36"/>
    <w:rsid w:val="00CF4FAF"/>
    <w:rsid w:val="00CF510B"/>
    <w:rsid w:val="00CF5CF2"/>
    <w:rsid w:val="00CF6A5E"/>
    <w:rsid w:val="00D013EC"/>
    <w:rsid w:val="00D02EC8"/>
    <w:rsid w:val="00D03EFB"/>
    <w:rsid w:val="00D06FF3"/>
    <w:rsid w:val="00D1043F"/>
    <w:rsid w:val="00D10AA3"/>
    <w:rsid w:val="00D10CF8"/>
    <w:rsid w:val="00D11E41"/>
    <w:rsid w:val="00D12580"/>
    <w:rsid w:val="00D13696"/>
    <w:rsid w:val="00D14048"/>
    <w:rsid w:val="00D14420"/>
    <w:rsid w:val="00D14DBC"/>
    <w:rsid w:val="00D16B6A"/>
    <w:rsid w:val="00D16E5D"/>
    <w:rsid w:val="00D1704A"/>
    <w:rsid w:val="00D174CD"/>
    <w:rsid w:val="00D20E13"/>
    <w:rsid w:val="00D215CF"/>
    <w:rsid w:val="00D2176E"/>
    <w:rsid w:val="00D23275"/>
    <w:rsid w:val="00D23596"/>
    <w:rsid w:val="00D23AB4"/>
    <w:rsid w:val="00D24CDE"/>
    <w:rsid w:val="00D25E0E"/>
    <w:rsid w:val="00D2604A"/>
    <w:rsid w:val="00D265A5"/>
    <w:rsid w:val="00D30162"/>
    <w:rsid w:val="00D331AB"/>
    <w:rsid w:val="00D347F9"/>
    <w:rsid w:val="00D3487D"/>
    <w:rsid w:val="00D34F32"/>
    <w:rsid w:val="00D36E8F"/>
    <w:rsid w:val="00D37280"/>
    <w:rsid w:val="00D40B78"/>
    <w:rsid w:val="00D416A6"/>
    <w:rsid w:val="00D4454D"/>
    <w:rsid w:val="00D4473F"/>
    <w:rsid w:val="00D44CEA"/>
    <w:rsid w:val="00D45D5B"/>
    <w:rsid w:val="00D50189"/>
    <w:rsid w:val="00D51037"/>
    <w:rsid w:val="00D544F3"/>
    <w:rsid w:val="00D54FB4"/>
    <w:rsid w:val="00D56B76"/>
    <w:rsid w:val="00D5717D"/>
    <w:rsid w:val="00D577F6"/>
    <w:rsid w:val="00D604F6"/>
    <w:rsid w:val="00D60571"/>
    <w:rsid w:val="00D632BE"/>
    <w:rsid w:val="00D63ACD"/>
    <w:rsid w:val="00D64BE9"/>
    <w:rsid w:val="00D6567E"/>
    <w:rsid w:val="00D65844"/>
    <w:rsid w:val="00D66CCC"/>
    <w:rsid w:val="00D72D06"/>
    <w:rsid w:val="00D73E84"/>
    <w:rsid w:val="00D74E2A"/>
    <w:rsid w:val="00D7522C"/>
    <w:rsid w:val="00D7536F"/>
    <w:rsid w:val="00D76668"/>
    <w:rsid w:val="00D76E88"/>
    <w:rsid w:val="00D77FFD"/>
    <w:rsid w:val="00D8239D"/>
    <w:rsid w:val="00D8352A"/>
    <w:rsid w:val="00D8460E"/>
    <w:rsid w:val="00D8752D"/>
    <w:rsid w:val="00D90A9D"/>
    <w:rsid w:val="00D92EEF"/>
    <w:rsid w:val="00D94082"/>
    <w:rsid w:val="00D95525"/>
    <w:rsid w:val="00D96B10"/>
    <w:rsid w:val="00D96B57"/>
    <w:rsid w:val="00D97920"/>
    <w:rsid w:val="00DA329C"/>
    <w:rsid w:val="00DA368C"/>
    <w:rsid w:val="00DA550D"/>
    <w:rsid w:val="00DA6151"/>
    <w:rsid w:val="00DA648A"/>
    <w:rsid w:val="00DB07BF"/>
    <w:rsid w:val="00DB15AC"/>
    <w:rsid w:val="00DB2AE6"/>
    <w:rsid w:val="00DB4ACD"/>
    <w:rsid w:val="00DB6A2B"/>
    <w:rsid w:val="00DC4FAC"/>
    <w:rsid w:val="00DC5233"/>
    <w:rsid w:val="00DC7400"/>
    <w:rsid w:val="00DD0829"/>
    <w:rsid w:val="00DD1F5E"/>
    <w:rsid w:val="00DD528E"/>
    <w:rsid w:val="00DE0469"/>
    <w:rsid w:val="00DE0B1E"/>
    <w:rsid w:val="00DE1314"/>
    <w:rsid w:val="00DE295E"/>
    <w:rsid w:val="00DE3078"/>
    <w:rsid w:val="00DE337A"/>
    <w:rsid w:val="00DE409E"/>
    <w:rsid w:val="00DE5A93"/>
    <w:rsid w:val="00DE69F7"/>
    <w:rsid w:val="00DF0E9B"/>
    <w:rsid w:val="00DF3022"/>
    <w:rsid w:val="00DF3635"/>
    <w:rsid w:val="00DF4D59"/>
    <w:rsid w:val="00DF51C8"/>
    <w:rsid w:val="00DF59D1"/>
    <w:rsid w:val="00E004A1"/>
    <w:rsid w:val="00E0288B"/>
    <w:rsid w:val="00E02DCD"/>
    <w:rsid w:val="00E043DA"/>
    <w:rsid w:val="00E05E9E"/>
    <w:rsid w:val="00E07383"/>
    <w:rsid w:val="00E10078"/>
    <w:rsid w:val="00E1017A"/>
    <w:rsid w:val="00E13197"/>
    <w:rsid w:val="00E137DE"/>
    <w:rsid w:val="00E1562C"/>
    <w:rsid w:val="00E1593D"/>
    <w:rsid w:val="00E165BC"/>
    <w:rsid w:val="00E20DF0"/>
    <w:rsid w:val="00E22C81"/>
    <w:rsid w:val="00E233F5"/>
    <w:rsid w:val="00E23C41"/>
    <w:rsid w:val="00E25BB2"/>
    <w:rsid w:val="00E300A8"/>
    <w:rsid w:val="00E315F2"/>
    <w:rsid w:val="00E33222"/>
    <w:rsid w:val="00E34665"/>
    <w:rsid w:val="00E348B2"/>
    <w:rsid w:val="00E362DE"/>
    <w:rsid w:val="00E36C1A"/>
    <w:rsid w:val="00E44736"/>
    <w:rsid w:val="00E45147"/>
    <w:rsid w:val="00E51A98"/>
    <w:rsid w:val="00E52BE9"/>
    <w:rsid w:val="00E53DA4"/>
    <w:rsid w:val="00E55020"/>
    <w:rsid w:val="00E57838"/>
    <w:rsid w:val="00E60578"/>
    <w:rsid w:val="00E61472"/>
    <w:rsid w:val="00E61E12"/>
    <w:rsid w:val="00E6249A"/>
    <w:rsid w:val="00E62E14"/>
    <w:rsid w:val="00E6357D"/>
    <w:rsid w:val="00E63803"/>
    <w:rsid w:val="00E723A8"/>
    <w:rsid w:val="00E726A3"/>
    <w:rsid w:val="00E73A74"/>
    <w:rsid w:val="00E7545E"/>
    <w:rsid w:val="00E7596C"/>
    <w:rsid w:val="00E76D00"/>
    <w:rsid w:val="00E803CF"/>
    <w:rsid w:val="00E84DFB"/>
    <w:rsid w:val="00E86398"/>
    <w:rsid w:val="00E878F2"/>
    <w:rsid w:val="00E91BDE"/>
    <w:rsid w:val="00E94D52"/>
    <w:rsid w:val="00EA027C"/>
    <w:rsid w:val="00EA1A76"/>
    <w:rsid w:val="00EA256D"/>
    <w:rsid w:val="00EA2E49"/>
    <w:rsid w:val="00EA2FDE"/>
    <w:rsid w:val="00EA479D"/>
    <w:rsid w:val="00EA61D6"/>
    <w:rsid w:val="00EA6885"/>
    <w:rsid w:val="00EA6F89"/>
    <w:rsid w:val="00EA7D0A"/>
    <w:rsid w:val="00EB45F2"/>
    <w:rsid w:val="00EB4EE5"/>
    <w:rsid w:val="00EB5154"/>
    <w:rsid w:val="00EB699D"/>
    <w:rsid w:val="00EB6F2D"/>
    <w:rsid w:val="00EB76D1"/>
    <w:rsid w:val="00EBBA10"/>
    <w:rsid w:val="00EC09C7"/>
    <w:rsid w:val="00EC1F84"/>
    <w:rsid w:val="00EC219C"/>
    <w:rsid w:val="00EC295A"/>
    <w:rsid w:val="00EC4C0B"/>
    <w:rsid w:val="00EC4DDD"/>
    <w:rsid w:val="00EC65DA"/>
    <w:rsid w:val="00EC6CBF"/>
    <w:rsid w:val="00EC6FC8"/>
    <w:rsid w:val="00EC79A1"/>
    <w:rsid w:val="00ED0149"/>
    <w:rsid w:val="00ED3517"/>
    <w:rsid w:val="00ED37B0"/>
    <w:rsid w:val="00EE0F2B"/>
    <w:rsid w:val="00EE18D7"/>
    <w:rsid w:val="00EE22E9"/>
    <w:rsid w:val="00EE2E8C"/>
    <w:rsid w:val="00EE36BA"/>
    <w:rsid w:val="00EE5B7E"/>
    <w:rsid w:val="00EEF32B"/>
    <w:rsid w:val="00EF1A72"/>
    <w:rsid w:val="00EF1FA0"/>
    <w:rsid w:val="00EF2E30"/>
    <w:rsid w:val="00EF303E"/>
    <w:rsid w:val="00EF4A70"/>
    <w:rsid w:val="00EF60C4"/>
    <w:rsid w:val="00EF6FE7"/>
    <w:rsid w:val="00EF7DE3"/>
    <w:rsid w:val="00F0113E"/>
    <w:rsid w:val="00F0145B"/>
    <w:rsid w:val="00F02E18"/>
    <w:rsid w:val="00F03103"/>
    <w:rsid w:val="00F065CA"/>
    <w:rsid w:val="00F06923"/>
    <w:rsid w:val="00F07D3A"/>
    <w:rsid w:val="00F207D1"/>
    <w:rsid w:val="00F20D3A"/>
    <w:rsid w:val="00F22216"/>
    <w:rsid w:val="00F257E6"/>
    <w:rsid w:val="00F260AC"/>
    <w:rsid w:val="00F271DE"/>
    <w:rsid w:val="00F27759"/>
    <w:rsid w:val="00F27D83"/>
    <w:rsid w:val="00F3007F"/>
    <w:rsid w:val="00F32B62"/>
    <w:rsid w:val="00F33F38"/>
    <w:rsid w:val="00F3443B"/>
    <w:rsid w:val="00F344C3"/>
    <w:rsid w:val="00F36DD1"/>
    <w:rsid w:val="00F37F54"/>
    <w:rsid w:val="00F40223"/>
    <w:rsid w:val="00F40AFB"/>
    <w:rsid w:val="00F41E30"/>
    <w:rsid w:val="00F4252A"/>
    <w:rsid w:val="00F42DAE"/>
    <w:rsid w:val="00F432F9"/>
    <w:rsid w:val="00F44A7B"/>
    <w:rsid w:val="00F44C87"/>
    <w:rsid w:val="00F47BE5"/>
    <w:rsid w:val="00F5086E"/>
    <w:rsid w:val="00F516F9"/>
    <w:rsid w:val="00F52963"/>
    <w:rsid w:val="00F52A38"/>
    <w:rsid w:val="00F5527A"/>
    <w:rsid w:val="00F57AC9"/>
    <w:rsid w:val="00F627DA"/>
    <w:rsid w:val="00F65C5A"/>
    <w:rsid w:val="00F65EDF"/>
    <w:rsid w:val="00F65F21"/>
    <w:rsid w:val="00F7288F"/>
    <w:rsid w:val="00F73106"/>
    <w:rsid w:val="00F827FC"/>
    <w:rsid w:val="00F846A2"/>
    <w:rsid w:val="00F847A6"/>
    <w:rsid w:val="00F9136A"/>
    <w:rsid w:val="00F915DF"/>
    <w:rsid w:val="00F92470"/>
    <w:rsid w:val="00F92A24"/>
    <w:rsid w:val="00F93C31"/>
    <w:rsid w:val="00F9441B"/>
    <w:rsid w:val="00FA0038"/>
    <w:rsid w:val="00FA0CBA"/>
    <w:rsid w:val="00FA2204"/>
    <w:rsid w:val="00FA2EA4"/>
    <w:rsid w:val="00FA3BA5"/>
    <w:rsid w:val="00FA453D"/>
    <w:rsid w:val="00FA4C32"/>
    <w:rsid w:val="00FA54C2"/>
    <w:rsid w:val="00FA7955"/>
    <w:rsid w:val="00FB0FB1"/>
    <w:rsid w:val="00FB1901"/>
    <w:rsid w:val="00FB2653"/>
    <w:rsid w:val="00FB40DA"/>
    <w:rsid w:val="00FB5B19"/>
    <w:rsid w:val="00FB722C"/>
    <w:rsid w:val="00FB771B"/>
    <w:rsid w:val="00FC15D2"/>
    <w:rsid w:val="00FC48BC"/>
    <w:rsid w:val="00FC6726"/>
    <w:rsid w:val="00FC72B9"/>
    <w:rsid w:val="00FD2456"/>
    <w:rsid w:val="00FD2577"/>
    <w:rsid w:val="00FD4C63"/>
    <w:rsid w:val="00FD5040"/>
    <w:rsid w:val="00FD516C"/>
    <w:rsid w:val="00FD6B40"/>
    <w:rsid w:val="00FE07F7"/>
    <w:rsid w:val="00FE0AD7"/>
    <w:rsid w:val="00FE1EB4"/>
    <w:rsid w:val="00FE38B4"/>
    <w:rsid w:val="00FE4111"/>
    <w:rsid w:val="00FE7114"/>
    <w:rsid w:val="00FF3B5B"/>
    <w:rsid w:val="00FF4741"/>
    <w:rsid w:val="00FF4FBB"/>
    <w:rsid w:val="011A7FC9"/>
    <w:rsid w:val="012BBD88"/>
    <w:rsid w:val="01460AA4"/>
    <w:rsid w:val="0168A565"/>
    <w:rsid w:val="016C27C0"/>
    <w:rsid w:val="017CE287"/>
    <w:rsid w:val="0184189C"/>
    <w:rsid w:val="0186457F"/>
    <w:rsid w:val="01999519"/>
    <w:rsid w:val="01B13E35"/>
    <w:rsid w:val="01C6A811"/>
    <w:rsid w:val="01D8EE18"/>
    <w:rsid w:val="024856E7"/>
    <w:rsid w:val="0257A637"/>
    <w:rsid w:val="02666B00"/>
    <w:rsid w:val="028CCDB6"/>
    <w:rsid w:val="029B4E91"/>
    <w:rsid w:val="02B0855A"/>
    <w:rsid w:val="02C6372F"/>
    <w:rsid w:val="02CC86D6"/>
    <w:rsid w:val="02D4FF43"/>
    <w:rsid w:val="02FEAAD6"/>
    <w:rsid w:val="031BB783"/>
    <w:rsid w:val="031CC1A7"/>
    <w:rsid w:val="032B7A89"/>
    <w:rsid w:val="036CFD0E"/>
    <w:rsid w:val="037E1739"/>
    <w:rsid w:val="0394D9D4"/>
    <w:rsid w:val="039659BE"/>
    <w:rsid w:val="03AD515A"/>
    <w:rsid w:val="03E5FEBE"/>
    <w:rsid w:val="03FCB02E"/>
    <w:rsid w:val="041A4997"/>
    <w:rsid w:val="04A14D2C"/>
    <w:rsid w:val="04C0E094"/>
    <w:rsid w:val="04FFF1DE"/>
    <w:rsid w:val="052CB7DE"/>
    <w:rsid w:val="052E97C0"/>
    <w:rsid w:val="054B4DED"/>
    <w:rsid w:val="05638D91"/>
    <w:rsid w:val="05950EEA"/>
    <w:rsid w:val="05C35720"/>
    <w:rsid w:val="05C3766E"/>
    <w:rsid w:val="05D26C7A"/>
    <w:rsid w:val="05D5D606"/>
    <w:rsid w:val="06068529"/>
    <w:rsid w:val="0606ABA3"/>
    <w:rsid w:val="061EA55C"/>
    <w:rsid w:val="061EF5DC"/>
    <w:rsid w:val="06B86AD2"/>
    <w:rsid w:val="06D1F0BF"/>
    <w:rsid w:val="06E88B11"/>
    <w:rsid w:val="07050CB1"/>
    <w:rsid w:val="07187A62"/>
    <w:rsid w:val="07231C57"/>
    <w:rsid w:val="07414969"/>
    <w:rsid w:val="074A3B5E"/>
    <w:rsid w:val="075A5BDD"/>
    <w:rsid w:val="0784625B"/>
    <w:rsid w:val="07B63675"/>
    <w:rsid w:val="07BCD6E0"/>
    <w:rsid w:val="07D3FA91"/>
    <w:rsid w:val="07E96092"/>
    <w:rsid w:val="0803F7BE"/>
    <w:rsid w:val="080D8657"/>
    <w:rsid w:val="08112246"/>
    <w:rsid w:val="0823065F"/>
    <w:rsid w:val="0841D077"/>
    <w:rsid w:val="0842EBED"/>
    <w:rsid w:val="08484594"/>
    <w:rsid w:val="0873DA69"/>
    <w:rsid w:val="08BBEB89"/>
    <w:rsid w:val="08BE578F"/>
    <w:rsid w:val="08DF34AC"/>
    <w:rsid w:val="08FF1991"/>
    <w:rsid w:val="0901335A"/>
    <w:rsid w:val="09428F0D"/>
    <w:rsid w:val="09853F14"/>
    <w:rsid w:val="099E5889"/>
    <w:rsid w:val="09A3196B"/>
    <w:rsid w:val="09A9024E"/>
    <w:rsid w:val="09B1CCC6"/>
    <w:rsid w:val="09DBF1DE"/>
    <w:rsid w:val="09F3D889"/>
    <w:rsid w:val="0A234AF6"/>
    <w:rsid w:val="0A380AC1"/>
    <w:rsid w:val="0A6EBD9B"/>
    <w:rsid w:val="0A7534BB"/>
    <w:rsid w:val="0A771743"/>
    <w:rsid w:val="0A81355D"/>
    <w:rsid w:val="0A83FD9D"/>
    <w:rsid w:val="0A93FA30"/>
    <w:rsid w:val="0AEE2E26"/>
    <w:rsid w:val="0AF60D48"/>
    <w:rsid w:val="0AFC1DF9"/>
    <w:rsid w:val="0AFEE8A4"/>
    <w:rsid w:val="0B19614B"/>
    <w:rsid w:val="0B1B5557"/>
    <w:rsid w:val="0B32CE7F"/>
    <w:rsid w:val="0B9F3F70"/>
    <w:rsid w:val="0BA270C8"/>
    <w:rsid w:val="0BAB0087"/>
    <w:rsid w:val="0BD835F1"/>
    <w:rsid w:val="0BDBBAD1"/>
    <w:rsid w:val="0C1CEDD4"/>
    <w:rsid w:val="0C5BBEBD"/>
    <w:rsid w:val="0C87BB3E"/>
    <w:rsid w:val="0C9B0F77"/>
    <w:rsid w:val="0CAAF307"/>
    <w:rsid w:val="0CBAA0B5"/>
    <w:rsid w:val="0CC515BA"/>
    <w:rsid w:val="0CD6BB1D"/>
    <w:rsid w:val="0CD9DE3D"/>
    <w:rsid w:val="0CE7611A"/>
    <w:rsid w:val="0D0A2CC1"/>
    <w:rsid w:val="0D142528"/>
    <w:rsid w:val="0D1FC7CC"/>
    <w:rsid w:val="0D3AF5D1"/>
    <w:rsid w:val="0D45E80D"/>
    <w:rsid w:val="0D4C1914"/>
    <w:rsid w:val="0D551159"/>
    <w:rsid w:val="0D7FCB6F"/>
    <w:rsid w:val="0E0F797D"/>
    <w:rsid w:val="0E15147B"/>
    <w:rsid w:val="0E24090F"/>
    <w:rsid w:val="0E2623DF"/>
    <w:rsid w:val="0E49301B"/>
    <w:rsid w:val="0E91DF85"/>
    <w:rsid w:val="0E9D6B7B"/>
    <w:rsid w:val="0E9FFECB"/>
    <w:rsid w:val="0EB9D671"/>
    <w:rsid w:val="0ED752E6"/>
    <w:rsid w:val="0ED95F91"/>
    <w:rsid w:val="0EEC5D0C"/>
    <w:rsid w:val="0F2E2E6A"/>
    <w:rsid w:val="0F6B6C89"/>
    <w:rsid w:val="0F72C1FF"/>
    <w:rsid w:val="0F7DFB6D"/>
    <w:rsid w:val="0F9585BD"/>
    <w:rsid w:val="10043600"/>
    <w:rsid w:val="10259E3D"/>
    <w:rsid w:val="1035F88C"/>
    <w:rsid w:val="10457AFF"/>
    <w:rsid w:val="104816E6"/>
    <w:rsid w:val="10785C5C"/>
    <w:rsid w:val="1094E63D"/>
    <w:rsid w:val="10AB9D11"/>
    <w:rsid w:val="10B04BD4"/>
    <w:rsid w:val="10DC4DA2"/>
    <w:rsid w:val="10EF8F9C"/>
    <w:rsid w:val="10F59D16"/>
    <w:rsid w:val="111DAB41"/>
    <w:rsid w:val="113C1A92"/>
    <w:rsid w:val="1175AE19"/>
    <w:rsid w:val="1199B85A"/>
    <w:rsid w:val="11BBF015"/>
    <w:rsid w:val="11BCC5EA"/>
    <w:rsid w:val="11C7AE95"/>
    <w:rsid w:val="11C96A6B"/>
    <w:rsid w:val="11C9A8E8"/>
    <w:rsid w:val="11FCFDE1"/>
    <w:rsid w:val="120F4670"/>
    <w:rsid w:val="121D300D"/>
    <w:rsid w:val="12472414"/>
    <w:rsid w:val="125B677A"/>
    <w:rsid w:val="129E0707"/>
    <w:rsid w:val="12C3334A"/>
    <w:rsid w:val="1301FB17"/>
    <w:rsid w:val="1306C5AD"/>
    <w:rsid w:val="13100357"/>
    <w:rsid w:val="13608539"/>
    <w:rsid w:val="136D40DE"/>
    <w:rsid w:val="13956E61"/>
    <w:rsid w:val="139D6DDB"/>
    <w:rsid w:val="139FC013"/>
    <w:rsid w:val="13C64E7B"/>
    <w:rsid w:val="13DEDE0E"/>
    <w:rsid w:val="13E2EA2F"/>
    <w:rsid w:val="13F00793"/>
    <w:rsid w:val="13F2855A"/>
    <w:rsid w:val="13FA1D93"/>
    <w:rsid w:val="13FD3F84"/>
    <w:rsid w:val="140D840E"/>
    <w:rsid w:val="14379C2F"/>
    <w:rsid w:val="144B851A"/>
    <w:rsid w:val="147CB202"/>
    <w:rsid w:val="14979AB4"/>
    <w:rsid w:val="14C24396"/>
    <w:rsid w:val="14C56F2A"/>
    <w:rsid w:val="14D76002"/>
    <w:rsid w:val="14DE1541"/>
    <w:rsid w:val="15159722"/>
    <w:rsid w:val="15166B6A"/>
    <w:rsid w:val="15166E35"/>
    <w:rsid w:val="151925F8"/>
    <w:rsid w:val="153051DE"/>
    <w:rsid w:val="1550DB34"/>
    <w:rsid w:val="15573478"/>
    <w:rsid w:val="15583620"/>
    <w:rsid w:val="1573802C"/>
    <w:rsid w:val="15800B9D"/>
    <w:rsid w:val="15900800"/>
    <w:rsid w:val="1592D09E"/>
    <w:rsid w:val="159BA3AF"/>
    <w:rsid w:val="15CE18A7"/>
    <w:rsid w:val="1620961E"/>
    <w:rsid w:val="162F337C"/>
    <w:rsid w:val="1635E4A0"/>
    <w:rsid w:val="16561D31"/>
    <w:rsid w:val="167C4B7D"/>
    <w:rsid w:val="16AF820C"/>
    <w:rsid w:val="16BD21EA"/>
    <w:rsid w:val="16CAE124"/>
    <w:rsid w:val="16E4C5F4"/>
    <w:rsid w:val="16E94FB6"/>
    <w:rsid w:val="16EF5740"/>
    <w:rsid w:val="175D6F8A"/>
    <w:rsid w:val="1788A29C"/>
    <w:rsid w:val="17A4FE0B"/>
    <w:rsid w:val="17BCDB6E"/>
    <w:rsid w:val="17E9A24D"/>
    <w:rsid w:val="18229F78"/>
    <w:rsid w:val="183BDAF0"/>
    <w:rsid w:val="183EC314"/>
    <w:rsid w:val="184357BF"/>
    <w:rsid w:val="1855222A"/>
    <w:rsid w:val="18640E65"/>
    <w:rsid w:val="186D6AAE"/>
    <w:rsid w:val="18731316"/>
    <w:rsid w:val="189C8C4F"/>
    <w:rsid w:val="18B178E5"/>
    <w:rsid w:val="18D2A423"/>
    <w:rsid w:val="18DEA623"/>
    <w:rsid w:val="18F22372"/>
    <w:rsid w:val="19000AC4"/>
    <w:rsid w:val="19252A76"/>
    <w:rsid w:val="19302E69"/>
    <w:rsid w:val="194DC8C3"/>
    <w:rsid w:val="194EC694"/>
    <w:rsid w:val="196D8063"/>
    <w:rsid w:val="197FA1C7"/>
    <w:rsid w:val="198B8859"/>
    <w:rsid w:val="19B0EE74"/>
    <w:rsid w:val="19B5CCA2"/>
    <w:rsid w:val="19C13BC6"/>
    <w:rsid w:val="19D50DB1"/>
    <w:rsid w:val="19E26BBF"/>
    <w:rsid w:val="1A046CA5"/>
    <w:rsid w:val="1A272D15"/>
    <w:rsid w:val="1A2FD132"/>
    <w:rsid w:val="1A3EC6B7"/>
    <w:rsid w:val="1A416BB0"/>
    <w:rsid w:val="1AAE59DB"/>
    <w:rsid w:val="1ABC6FD1"/>
    <w:rsid w:val="1AD7EE3A"/>
    <w:rsid w:val="1B0F0452"/>
    <w:rsid w:val="1B22E5EF"/>
    <w:rsid w:val="1B26A738"/>
    <w:rsid w:val="1B283AD8"/>
    <w:rsid w:val="1B811022"/>
    <w:rsid w:val="1B9224AD"/>
    <w:rsid w:val="1BCB7439"/>
    <w:rsid w:val="1BCC737C"/>
    <w:rsid w:val="1BF4ED68"/>
    <w:rsid w:val="1C36ACDE"/>
    <w:rsid w:val="1C42E8F4"/>
    <w:rsid w:val="1C4C5E4A"/>
    <w:rsid w:val="1C562E02"/>
    <w:rsid w:val="1C702B57"/>
    <w:rsid w:val="1CBEB8E6"/>
    <w:rsid w:val="1CFF6ECE"/>
    <w:rsid w:val="1D37FBE3"/>
    <w:rsid w:val="1DAE682B"/>
    <w:rsid w:val="1DB40746"/>
    <w:rsid w:val="1DD662F1"/>
    <w:rsid w:val="1E5DA95F"/>
    <w:rsid w:val="1E644606"/>
    <w:rsid w:val="1E6C5C1D"/>
    <w:rsid w:val="1E855C03"/>
    <w:rsid w:val="1E8C8687"/>
    <w:rsid w:val="1E9CE968"/>
    <w:rsid w:val="1EA8667C"/>
    <w:rsid w:val="1EB3EBE0"/>
    <w:rsid w:val="1F0AB575"/>
    <w:rsid w:val="1F1DF964"/>
    <w:rsid w:val="1F40FB6A"/>
    <w:rsid w:val="1F55FDD1"/>
    <w:rsid w:val="1F56A78B"/>
    <w:rsid w:val="1FA9D041"/>
    <w:rsid w:val="1FAF7F05"/>
    <w:rsid w:val="1FE7E4D9"/>
    <w:rsid w:val="1FF1EF1F"/>
    <w:rsid w:val="2000C293"/>
    <w:rsid w:val="2009DEFA"/>
    <w:rsid w:val="20133B40"/>
    <w:rsid w:val="20467F09"/>
    <w:rsid w:val="208003BC"/>
    <w:rsid w:val="20AAF02F"/>
    <w:rsid w:val="20E229FB"/>
    <w:rsid w:val="20FFF556"/>
    <w:rsid w:val="2125850A"/>
    <w:rsid w:val="212A92E9"/>
    <w:rsid w:val="21620B03"/>
    <w:rsid w:val="2180DDF0"/>
    <w:rsid w:val="2181E045"/>
    <w:rsid w:val="2185827A"/>
    <w:rsid w:val="21A3C0C4"/>
    <w:rsid w:val="21ABB76F"/>
    <w:rsid w:val="21D5692D"/>
    <w:rsid w:val="21E0E009"/>
    <w:rsid w:val="21E57527"/>
    <w:rsid w:val="21E8FF95"/>
    <w:rsid w:val="21EBE05F"/>
    <w:rsid w:val="2200C626"/>
    <w:rsid w:val="222935DF"/>
    <w:rsid w:val="224B3E25"/>
    <w:rsid w:val="225B671A"/>
    <w:rsid w:val="229A9977"/>
    <w:rsid w:val="22AE3597"/>
    <w:rsid w:val="22CC4B02"/>
    <w:rsid w:val="22DB2C28"/>
    <w:rsid w:val="22F73C23"/>
    <w:rsid w:val="230182A2"/>
    <w:rsid w:val="234DA33F"/>
    <w:rsid w:val="23599D24"/>
    <w:rsid w:val="2366916D"/>
    <w:rsid w:val="23FF165F"/>
    <w:rsid w:val="2416EA7F"/>
    <w:rsid w:val="24184656"/>
    <w:rsid w:val="24377F97"/>
    <w:rsid w:val="243FB51B"/>
    <w:rsid w:val="246DC3C3"/>
    <w:rsid w:val="248AE127"/>
    <w:rsid w:val="24C72415"/>
    <w:rsid w:val="24DBA0F4"/>
    <w:rsid w:val="250DBF41"/>
    <w:rsid w:val="25268742"/>
    <w:rsid w:val="252DFBE1"/>
    <w:rsid w:val="259E724E"/>
    <w:rsid w:val="25A705D9"/>
    <w:rsid w:val="25C90C26"/>
    <w:rsid w:val="25E839D6"/>
    <w:rsid w:val="262BDD7E"/>
    <w:rsid w:val="26618CDF"/>
    <w:rsid w:val="266594D0"/>
    <w:rsid w:val="2669CCC8"/>
    <w:rsid w:val="2675EBAC"/>
    <w:rsid w:val="26843B06"/>
    <w:rsid w:val="268ED522"/>
    <w:rsid w:val="26A7C6AD"/>
    <w:rsid w:val="26E443C9"/>
    <w:rsid w:val="26F4D11D"/>
    <w:rsid w:val="26F5AB93"/>
    <w:rsid w:val="26FE19B4"/>
    <w:rsid w:val="26FFDC66"/>
    <w:rsid w:val="270B3983"/>
    <w:rsid w:val="27155BA3"/>
    <w:rsid w:val="27573BFA"/>
    <w:rsid w:val="2757A16F"/>
    <w:rsid w:val="2757F9BF"/>
    <w:rsid w:val="276163A0"/>
    <w:rsid w:val="2786293E"/>
    <w:rsid w:val="278C520B"/>
    <w:rsid w:val="2790E2A0"/>
    <w:rsid w:val="27BF5B27"/>
    <w:rsid w:val="27C18366"/>
    <w:rsid w:val="27C8B0CE"/>
    <w:rsid w:val="27CBE7F5"/>
    <w:rsid w:val="27DEDE61"/>
    <w:rsid w:val="27F54607"/>
    <w:rsid w:val="2833B092"/>
    <w:rsid w:val="284BD1BB"/>
    <w:rsid w:val="285FA4B4"/>
    <w:rsid w:val="28698053"/>
    <w:rsid w:val="287EB2C8"/>
    <w:rsid w:val="288BD8E0"/>
    <w:rsid w:val="28AD5807"/>
    <w:rsid w:val="28BCC2FB"/>
    <w:rsid w:val="28D95CF1"/>
    <w:rsid w:val="29009A4D"/>
    <w:rsid w:val="290190EC"/>
    <w:rsid w:val="291973F0"/>
    <w:rsid w:val="291F1C52"/>
    <w:rsid w:val="292C8128"/>
    <w:rsid w:val="2942FE58"/>
    <w:rsid w:val="29500553"/>
    <w:rsid w:val="2959DE96"/>
    <w:rsid w:val="2968ADEF"/>
    <w:rsid w:val="2985FBA5"/>
    <w:rsid w:val="298B8187"/>
    <w:rsid w:val="299B07A0"/>
    <w:rsid w:val="299ECAD7"/>
    <w:rsid w:val="29A4A7C9"/>
    <w:rsid w:val="29CD07DE"/>
    <w:rsid w:val="29F1633B"/>
    <w:rsid w:val="29F6765F"/>
    <w:rsid w:val="2A079882"/>
    <w:rsid w:val="2A17DE3A"/>
    <w:rsid w:val="2A2603A6"/>
    <w:rsid w:val="2A26B99E"/>
    <w:rsid w:val="2A2F7BA2"/>
    <w:rsid w:val="2A2FF7C6"/>
    <w:rsid w:val="2A6CEABD"/>
    <w:rsid w:val="2B26829B"/>
    <w:rsid w:val="2B27FFC3"/>
    <w:rsid w:val="2B288E00"/>
    <w:rsid w:val="2B2DF133"/>
    <w:rsid w:val="2B47BE84"/>
    <w:rsid w:val="2B53E03A"/>
    <w:rsid w:val="2B617C16"/>
    <w:rsid w:val="2B63F322"/>
    <w:rsid w:val="2B6B1572"/>
    <w:rsid w:val="2B8B9E06"/>
    <w:rsid w:val="2B992D96"/>
    <w:rsid w:val="2BA44CAD"/>
    <w:rsid w:val="2BD58172"/>
    <w:rsid w:val="2BD8C913"/>
    <w:rsid w:val="2BE0E211"/>
    <w:rsid w:val="2BFB7512"/>
    <w:rsid w:val="2C0E12B4"/>
    <w:rsid w:val="2C1A434D"/>
    <w:rsid w:val="2C68945C"/>
    <w:rsid w:val="2C8021CD"/>
    <w:rsid w:val="2C930DC9"/>
    <w:rsid w:val="2CBA2F0F"/>
    <w:rsid w:val="2D0208BB"/>
    <w:rsid w:val="2D243795"/>
    <w:rsid w:val="2D4A0263"/>
    <w:rsid w:val="2D6311E7"/>
    <w:rsid w:val="2D667B44"/>
    <w:rsid w:val="2D6A1B0D"/>
    <w:rsid w:val="2D710616"/>
    <w:rsid w:val="2DAC50FC"/>
    <w:rsid w:val="2DAF78CA"/>
    <w:rsid w:val="2DB08782"/>
    <w:rsid w:val="2DB999E0"/>
    <w:rsid w:val="2DDC4941"/>
    <w:rsid w:val="2DDD03AD"/>
    <w:rsid w:val="2DFEE996"/>
    <w:rsid w:val="2E9B0744"/>
    <w:rsid w:val="2EA5E711"/>
    <w:rsid w:val="2EC6039E"/>
    <w:rsid w:val="2EC6B8C0"/>
    <w:rsid w:val="2F088585"/>
    <w:rsid w:val="2F1DCA30"/>
    <w:rsid w:val="2F2F683D"/>
    <w:rsid w:val="2F38A4CC"/>
    <w:rsid w:val="2F395C34"/>
    <w:rsid w:val="2F4829DB"/>
    <w:rsid w:val="2F4D2CF8"/>
    <w:rsid w:val="2F7700E6"/>
    <w:rsid w:val="2F9F6472"/>
    <w:rsid w:val="2FA5678A"/>
    <w:rsid w:val="2FB55A06"/>
    <w:rsid w:val="2FC23124"/>
    <w:rsid w:val="2FD63C96"/>
    <w:rsid w:val="2FD881C8"/>
    <w:rsid w:val="2FE031A4"/>
    <w:rsid w:val="2FEE1F60"/>
    <w:rsid w:val="2FFE1D21"/>
    <w:rsid w:val="302DCE56"/>
    <w:rsid w:val="303F824A"/>
    <w:rsid w:val="304BD6CB"/>
    <w:rsid w:val="3063EE08"/>
    <w:rsid w:val="3079AF29"/>
    <w:rsid w:val="3088EED7"/>
    <w:rsid w:val="30961B40"/>
    <w:rsid w:val="309971BA"/>
    <w:rsid w:val="30BA95B2"/>
    <w:rsid w:val="30D4E442"/>
    <w:rsid w:val="30FFAA9D"/>
    <w:rsid w:val="31196237"/>
    <w:rsid w:val="3126B5DF"/>
    <w:rsid w:val="318EDBE9"/>
    <w:rsid w:val="31EDF59F"/>
    <w:rsid w:val="31F81CE4"/>
    <w:rsid w:val="32236EF0"/>
    <w:rsid w:val="322AF46B"/>
    <w:rsid w:val="3241C490"/>
    <w:rsid w:val="324609D8"/>
    <w:rsid w:val="324C1940"/>
    <w:rsid w:val="328340ED"/>
    <w:rsid w:val="32C829FA"/>
    <w:rsid w:val="32D184AB"/>
    <w:rsid w:val="32F34424"/>
    <w:rsid w:val="32F5775C"/>
    <w:rsid w:val="32FA4F87"/>
    <w:rsid w:val="32FEF4BD"/>
    <w:rsid w:val="336ACDB5"/>
    <w:rsid w:val="33A5BA24"/>
    <w:rsid w:val="33AC2E53"/>
    <w:rsid w:val="33CFD631"/>
    <w:rsid w:val="33ED4008"/>
    <w:rsid w:val="346B6EAF"/>
    <w:rsid w:val="34CB091A"/>
    <w:rsid w:val="34CE58DF"/>
    <w:rsid w:val="34E37793"/>
    <w:rsid w:val="34E47360"/>
    <w:rsid w:val="350C4BD7"/>
    <w:rsid w:val="35215B49"/>
    <w:rsid w:val="353C9FAD"/>
    <w:rsid w:val="3546D55C"/>
    <w:rsid w:val="35944D43"/>
    <w:rsid w:val="35961639"/>
    <w:rsid w:val="35C24D88"/>
    <w:rsid w:val="360F9FFC"/>
    <w:rsid w:val="363DE5BC"/>
    <w:rsid w:val="36451291"/>
    <w:rsid w:val="365AB484"/>
    <w:rsid w:val="365B3D8B"/>
    <w:rsid w:val="36822716"/>
    <w:rsid w:val="36AC21A1"/>
    <w:rsid w:val="36B7388D"/>
    <w:rsid w:val="36B93381"/>
    <w:rsid w:val="36B9A089"/>
    <w:rsid w:val="36BB9F43"/>
    <w:rsid w:val="36FEB06A"/>
    <w:rsid w:val="36FF536D"/>
    <w:rsid w:val="3729A6E8"/>
    <w:rsid w:val="375DDA5B"/>
    <w:rsid w:val="3784D80B"/>
    <w:rsid w:val="378C06E5"/>
    <w:rsid w:val="37DFC5C3"/>
    <w:rsid w:val="38180435"/>
    <w:rsid w:val="383B6841"/>
    <w:rsid w:val="385A9961"/>
    <w:rsid w:val="386DF934"/>
    <w:rsid w:val="3876072A"/>
    <w:rsid w:val="38768CC0"/>
    <w:rsid w:val="387A1720"/>
    <w:rsid w:val="38B6D636"/>
    <w:rsid w:val="38C80D31"/>
    <w:rsid w:val="38E3A4A1"/>
    <w:rsid w:val="38E97647"/>
    <w:rsid w:val="38F7D5BF"/>
    <w:rsid w:val="3927CDFA"/>
    <w:rsid w:val="3968465A"/>
    <w:rsid w:val="3968E9AF"/>
    <w:rsid w:val="396F8D1C"/>
    <w:rsid w:val="396FC6B7"/>
    <w:rsid w:val="39896912"/>
    <w:rsid w:val="39A01AD6"/>
    <w:rsid w:val="39A5D25D"/>
    <w:rsid w:val="39C5C2C2"/>
    <w:rsid w:val="39D7E318"/>
    <w:rsid w:val="3A039242"/>
    <w:rsid w:val="3A536DF0"/>
    <w:rsid w:val="3A566FAE"/>
    <w:rsid w:val="3A6A5DEA"/>
    <w:rsid w:val="3A91AE52"/>
    <w:rsid w:val="3A92222A"/>
    <w:rsid w:val="3A93BB31"/>
    <w:rsid w:val="3AA54132"/>
    <w:rsid w:val="3AD91177"/>
    <w:rsid w:val="3ADF4937"/>
    <w:rsid w:val="3AEB5769"/>
    <w:rsid w:val="3AED4B0C"/>
    <w:rsid w:val="3AFB5FAB"/>
    <w:rsid w:val="3B0057C2"/>
    <w:rsid w:val="3B0FBADF"/>
    <w:rsid w:val="3B3ED69B"/>
    <w:rsid w:val="3B661A7F"/>
    <w:rsid w:val="3B6C1AE4"/>
    <w:rsid w:val="3BB67FAE"/>
    <w:rsid w:val="3BC60795"/>
    <w:rsid w:val="3BD469BD"/>
    <w:rsid w:val="3BDE75E2"/>
    <w:rsid w:val="3BFA21FF"/>
    <w:rsid w:val="3C2595A1"/>
    <w:rsid w:val="3C25ABAC"/>
    <w:rsid w:val="3C451735"/>
    <w:rsid w:val="3C4733A6"/>
    <w:rsid w:val="3C75BB87"/>
    <w:rsid w:val="3C81842D"/>
    <w:rsid w:val="3C82B8EF"/>
    <w:rsid w:val="3CBD48FF"/>
    <w:rsid w:val="3CDBF5D0"/>
    <w:rsid w:val="3CFF9C2B"/>
    <w:rsid w:val="3D020A58"/>
    <w:rsid w:val="3D1A4E3E"/>
    <w:rsid w:val="3D3DFEEC"/>
    <w:rsid w:val="3D6E881E"/>
    <w:rsid w:val="3D87EA4B"/>
    <w:rsid w:val="3DA5C9FC"/>
    <w:rsid w:val="3DBBCF01"/>
    <w:rsid w:val="3DDE047A"/>
    <w:rsid w:val="3DE360BD"/>
    <w:rsid w:val="3DEB7165"/>
    <w:rsid w:val="3DF982C6"/>
    <w:rsid w:val="3E10F34B"/>
    <w:rsid w:val="3E15E830"/>
    <w:rsid w:val="3E264CF9"/>
    <w:rsid w:val="3E3FB8B0"/>
    <w:rsid w:val="3E405E93"/>
    <w:rsid w:val="3E519FD4"/>
    <w:rsid w:val="3E549D02"/>
    <w:rsid w:val="3E6F7B1D"/>
    <w:rsid w:val="3E7F3CDF"/>
    <w:rsid w:val="3E8E3468"/>
    <w:rsid w:val="3EA99346"/>
    <w:rsid w:val="3EC2A214"/>
    <w:rsid w:val="3ECEA6E2"/>
    <w:rsid w:val="3ED08FEE"/>
    <w:rsid w:val="3ED83982"/>
    <w:rsid w:val="3EF89A3A"/>
    <w:rsid w:val="3EFEA80F"/>
    <w:rsid w:val="3F1100AB"/>
    <w:rsid w:val="3F4F11F8"/>
    <w:rsid w:val="3F62F820"/>
    <w:rsid w:val="3F7ECC90"/>
    <w:rsid w:val="3F7F54AA"/>
    <w:rsid w:val="3F7F8751"/>
    <w:rsid w:val="3F9F0B9D"/>
    <w:rsid w:val="3FA4AD00"/>
    <w:rsid w:val="3FA50CF1"/>
    <w:rsid w:val="3FC59C62"/>
    <w:rsid w:val="3FE26F2D"/>
    <w:rsid w:val="3FF671BC"/>
    <w:rsid w:val="400017BF"/>
    <w:rsid w:val="4019EEA6"/>
    <w:rsid w:val="4037F231"/>
    <w:rsid w:val="403831EA"/>
    <w:rsid w:val="404689C9"/>
    <w:rsid w:val="405746F5"/>
    <w:rsid w:val="405DAC03"/>
    <w:rsid w:val="4067B5B5"/>
    <w:rsid w:val="40790A24"/>
    <w:rsid w:val="40C97529"/>
    <w:rsid w:val="40D1EC5B"/>
    <w:rsid w:val="40E33E5F"/>
    <w:rsid w:val="4107E39C"/>
    <w:rsid w:val="4131EE54"/>
    <w:rsid w:val="41592E76"/>
    <w:rsid w:val="41718B73"/>
    <w:rsid w:val="417846B2"/>
    <w:rsid w:val="418690DD"/>
    <w:rsid w:val="41A650AF"/>
    <w:rsid w:val="41A8A36B"/>
    <w:rsid w:val="41E41658"/>
    <w:rsid w:val="4221903C"/>
    <w:rsid w:val="423B8453"/>
    <w:rsid w:val="42A04121"/>
    <w:rsid w:val="42C63E38"/>
    <w:rsid w:val="42CEF465"/>
    <w:rsid w:val="42D45EDF"/>
    <w:rsid w:val="42E23073"/>
    <w:rsid w:val="42E50B35"/>
    <w:rsid w:val="42E8DEFA"/>
    <w:rsid w:val="42F4DC1B"/>
    <w:rsid w:val="42F55945"/>
    <w:rsid w:val="430333CF"/>
    <w:rsid w:val="43185744"/>
    <w:rsid w:val="432511A7"/>
    <w:rsid w:val="437103EC"/>
    <w:rsid w:val="437199FF"/>
    <w:rsid w:val="43AECC11"/>
    <w:rsid w:val="43B2062C"/>
    <w:rsid w:val="43BBF01A"/>
    <w:rsid w:val="43CC3BF6"/>
    <w:rsid w:val="43D3C429"/>
    <w:rsid w:val="4411D861"/>
    <w:rsid w:val="446CB0D1"/>
    <w:rsid w:val="4471FAF3"/>
    <w:rsid w:val="44D6CEF2"/>
    <w:rsid w:val="44F45717"/>
    <w:rsid w:val="44FB6327"/>
    <w:rsid w:val="45615170"/>
    <w:rsid w:val="459E11CA"/>
    <w:rsid w:val="45C2714A"/>
    <w:rsid w:val="45C5BCC4"/>
    <w:rsid w:val="46092D2B"/>
    <w:rsid w:val="460D85E2"/>
    <w:rsid w:val="4612D682"/>
    <w:rsid w:val="461D95CC"/>
    <w:rsid w:val="461F19DF"/>
    <w:rsid w:val="464C053E"/>
    <w:rsid w:val="4670AC99"/>
    <w:rsid w:val="4673EA94"/>
    <w:rsid w:val="46867700"/>
    <w:rsid w:val="4686E063"/>
    <w:rsid w:val="46B328B7"/>
    <w:rsid w:val="46C64E01"/>
    <w:rsid w:val="46C7D76B"/>
    <w:rsid w:val="47294932"/>
    <w:rsid w:val="47393C28"/>
    <w:rsid w:val="47522FED"/>
    <w:rsid w:val="47767D2D"/>
    <w:rsid w:val="47A9C2D3"/>
    <w:rsid w:val="47AF617D"/>
    <w:rsid w:val="47D211BE"/>
    <w:rsid w:val="47D73C4D"/>
    <w:rsid w:val="47EC0072"/>
    <w:rsid w:val="47EFB56B"/>
    <w:rsid w:val="47F059D8"/>
    <w:rsid w:val="481875CD"/>
    <w:rsid w:val="481953F4"/>
    <w:rsid w:val="4824C624"/>
    <w:rsid w:val="4843CAAB"/>
    <w:rsid w:val="484951C6"/>
    <w:rsid w:val="484F11E8"/>
    <w:rsid w:val="485F05E8"/>
    <w:rsid w:val="486156D9"/>
    <w:rsid w:val="487C318B"/>
    <w:rsid w:val="487F2B54"/>
    <w:rsid w:val="4881078B"/>
    <w:rsid w:val="4882BB17"/>
    <w:rsid w:val="489216A2"/>
    <w:rsid w:val="489D4AB9"/>
    <w:rsid w:val="48B45AE6"/>
    <w:rsid w:val="48B693DC"/>
    <w:rsid w:val="48E754BB"/>
    <w:rsid w:val="48E8BDA1"/>
    <w:rsid w:val="48FF9F4A"/>
    <w:rsid w:val="494D3605"/>
    <w:rsid w:val="4999C9FB"/>
    <w:rsid w:val="49E01DE3"/>
    <w:rsid w:val="4A2CC2E4"/>
    <w:rsid w:val="4A2E5AAA"/>
    <w:rsid w:val="4A5CC551"/>
    <w:rsid w:val="4A844DF3"/>
    <w:rsid w:val="4AAD41CC"/>
    <w:rsid w:val="4AB43D4B"/>
    <w:rsid w:val="4ABFCE72"/>
    <w:rsid w:val="4AC94609"/>
    <w:rsid w:val="4ACA90C0"/>
    <w:rsid w:val="4AD5A9CF"/>
    <w:rsid w:val="4ADE97C9"/>
    <w:rsid w:val="4AEA6A61"/>
    <w:rsid w:val="4AFAC79C"/>
    <w:rsid w:val="4B1B288F"/>
    <w:rsid w:val="4B29A894"/>
    <w:rsid w:val="4B49C8BB"/>
    <w:rsid w:val="4B4B8ED5"/>
    <w:rsid w:val="4B71A7E4"/>
    <w:rsid w:val="4B7A87F9"/>
    <w:rsid w:val="4B7BC5BA"/>
    <w:rsid w:val="4BAD60B8"/>
    <w:rsid w:val="4BD30C39"/>
    <w:rsid w:val="4BEDEC33"/>
    <w:rsid w:val="4BEEB4FE"/>
    <w:rsid w:val="4BF4C792"/>
    <w:rsid w:val="4C0BFC25"/>
    <w:rsid w:val="4C2BF699"/>
    <w:rsid w:val="4C31816D"/>
    <w:rsid w:val="4C3F253D"/>
    <w:rsid w:val="4C405B20"/>
    <w:rsid w:val="4C4065B7"/>
    <w:rsid w:val="4C770312"/>
    <w:rsid w:val="4CB42530"/>
    <w:rsid w:val="4CB4605C"/>
    <w:rsid w:val="4CE02FE9"/>
    <w:rsid w:val="4CE20DB8"/>
    <w:rsid w:val="4CE7A110"/>
    <w:rsid w:val="4D106018"/>
    <w:rsid w:val="4D107B3D"/>
    <w:rsid w:val="4D657DDC"/>
    <w:rsid w:val="4D6607B8"/>
    <w:rsid w:val="4DDE4824"/>
    <w:rsid w:val="4DF49ABA"/>
    <w:rsid w:val="4E15ED64"/>
    <w:rsid w:val="4E24DFF3"/>
    <w:rsid w:val="4E8BABA9"/>
    <w:rsid w:val="4E995CCD"/>
    <w:rsid w:val="4EA6F066"/>
    <w:rsid w:val="4EAB3C1D"/>
    <w:rsid w:val="4EB29CCA"/>
    <w:rsid w:val="4EB7F934"/>
    <w:rsid w:val="4EC34480"/>
    <w:rsid w:val="4EDB84E9"/>
    <w:rsid w:val="4EE9F4F8"/>
    <w:rsid w:val="4F24EBB0"/>
    <w:rsid w:val="4F3D92EA"/>
    <w:rsid w:val="4F58DBAC"/>
    <w:rsid w:val="4F688A45"/>
    <w:rsid w:val="4F85E919"/>
    <w:rsid w:val="4F8658C5"/>
    <w:rsid w:val="4F935B65"/>
    <w:rsid w:val="4F96B482"/>
    <w:rsid w:val="4F9C13DB"/>
    <w:rsid w:val="4FAE724A"/>
    <w:rsid w:val="4FB359EF"/>
    <w:rsid w:val="4FB6E3D8"/>
    <w:rsid w:val="4FF95A15"/>
    <w:rsid w:val="501B169B"/>
    <w:rsid w:val="504FBCFC"/>
    <w:rsid w:val="50536262"/>
    <w:rsid w:val="50537988"/>
    <w:rsid w:val="5059DDB8"/>
    <w:rsid w:val="5072EDC2"/>
    <w:rsid w:val="50763E90"/>
    <w:rsid w:val="507B392A"/>
    <w:rsid w:val="50940756"/>
    <w:rsid w:val="509C3BD7"/>
    <w:rsid w:val="509F65CF"/>
    <w:rsid w:val="50A22879"/>
    <w:rsid w:val="50A2A9E4"/>
    <w:rsid w:val="50E9C6EA"/>
    <w:rsid w:val="51625F95"/>
    <w:rsid w:val="5175F9CE"/>
    <w:rsid w:val="518A7678"/>
    <w:rsid w:val="518C6DCA"/>
    <w:rsid w:val="51D851E5"/>
    <w:rsid w:val="51EC67C5"/>
    <w:rsid w:val="521A7737"/>
    <w:rsid w:val="522CF612"/>
    <w:rsid w:val="52376F28"/>
    <w:rsid w:val="524B1F3E"/>
    <w:rsid w:val="525FA22E"/>
    <w:rsid w:val="5272C39D"/>
    <w:rsid w:val="52A6BBE3"/>
    <w:rsid w:val="52AAA12E"/>
    <w:rsid w:val="52BAB9F5"/>
    <w:rsid w:val="532FBBF1"/>
    <w:rsid w:val="53301074"/>
    <w:rsid w:val="534FFE3F"/>
    <w:rsid w:val="5373A0B5"/>
    <w:rsid w:val="5375F721"/>
    <w:rsid w:val="537D116F"/>
    <w:rsid w:val="53A95BDF"/>
    <w:rsid w:val="53D5112F"/>
    <w:rsid w:val="540FF69E"/>
    <w:rsid w:val="541264D9"/>
    <w:rsid w:val="541DE792"/>
    <w:rsid w:val="542E7BA3"/>
    <w:rsid w:val="543A59F2"/>
    <w:rsid w:val="543EE749"/>
    <w:rsid w:val="54660AA2"/>
    <w:rsid w:val="5468C96B"/>
    <w:rsid w:val="54A7DFE5"/>
    <w:rsid w:val="54A85D83"/>
    <w:rsid w:val="54C23D6C"/>
    <w:rsid w:val="5503F975"/>
    <w:rsid w:val="553081E7"/>
    <w:rsid w:val="554D7792"/>
    <w:rsid w:val="5584A2F2"/>
    <w:rsid w:val="559A5843"/>
    <w:rsid w:val="55A8CA53"/>
    <w:rsid w:val="55B66C09"/>
    <w:rsid w:val="55CB2995"/>
    <w:rsid w:val="55EC9D1F"/>
    <w:rsid w:val="562121E3"/>
    <w:rsid w:val="562E7EAE"/>
    <w:rsid w:val="5670C50F"/>
    <w:rsid w:val="568596AD"/>
    <w:rsid w:val="5687C3D1"/>
    <w:rsid w:val="56A1A253"/>
    <w:rsid w:val="56DD82B3"/>
    <w:rsid w:val="56E26A64"/>
    <w:rsid w:val="57198525"/>
    <w:rsid w:val="5722260C"/>
    <w:rsid w:val="572FCA56"/>
    <w:rsid w:val="57520292"/>
    <w:rsid w:val="5776FACB"/>
    <w:rsid w:val="57781A57"/>
    <w:rsid w:val="5785F9F3"/>
    <w:rsid w:val="578C8895"/>
    <w:rsid w:val="57BE5A0B"/>
    <w:rsid w:val="57F6C410"/>
    <w:rsid w:val="57FC3ED5"/>
    <w:rsid w:val="57FEB71C"/>
    <w:rsid w:val="581FCE4D"/>
    <w:rsid w:val="58619988"/>
    <w:rsid w:val="58A94419"/>
    <w:rsid w:val="58AFB1BB"/>
    <w:rsid w:val="58FF10B8"/>
    <w:rsid w:val="59309FE7"/>
    <w:rsid w:val="5963C1A3"/>
    <w:rsid w:val="59640E76"/>
    <w:rsid w:val="5990157A"/>
    <w:rsid w:val="59D75027"/>
    <w:rsid w:val="59F2D9E4"/>
    <w:rsid w:val="5A18D2A2"/>
    <w:rsid w:val="5A1FF373"/>
    <w:rsid w:val="5A5AFFBF"/>
    <w:rsid w:val="5A719BD8"/>
    <w:rsid w:val="5AC06422"/>
    <w:rsid w:val="5AEF98A7"/>
    <w:rsid w:val="5B2469F1"/>
    <w:rsid w:val="5B24F2A9"/>
    <w:rsid w:val="5B301143"/>
    <w:rsid w:val="5B31D15A"/>
    <w:rsid w:val="5B3667BC"/>
    <w:rsid w:val="5B4A7240"/>
    <w:rsid w:val="5B6B58E9"/>
    <w:rsid w:val="5B93E0B0"/>
    <w:rsid w:val="5BB6D511"/>
    <w:rsid w:val="5C0A7291"/>
    <w:rsid w:val="5C0BE20E"/>
    <w:rsid w:val="5C10ED04"/>
    <w:rsid w:val="5C13B411"/>
    <w:rsid w:val="5C55BDC2"/>
    <w:rsid w:val="5C65FEE8"/>
    <w:rsid w:val="5C826B83"/>
    <w:rsid w:val="5C9E68E7"/>
    <w:rsid w:val="5CE8DF75"/>
    <w:rsid w:val="5D1CC63C"/>
    <w:rsid w:val="5D3CA517"/>
    <w:rsid w:val="5D413C28"/>
    <w:rsid w:val="5D474BE8"/>
    <w:rsid w:val="5D7153C6"/>
    <w:rsid w:val="5D8923C7"/>
    <w:rsid w:val="5DA86C6F"/>
    <w:rsid w:val="5DE47860"/>
    <w:rsid w:val="5DE98E02"/>
    <w:rsid w:val="5DF45FA0"/>
    <w:rsid w:val="5E02D6AA"/>
    <w:rsid w:val="5E18E50E"/>
    <w:rsid w:val="5E4F3F7E"/>
    <w:rsid w:val="5E5FD309"/>
    <w:rsid w:val="5E61CC5C"/>
    <w:rsid w:val="5E6D359C"/>
    <w:rsid w:val="5E844C6F"/>
    <w:rsid w:val="5EB744B9"/>
    <w:rsid w:val="5EE3E9BB"/>
    <w:rsid w:val="5EF404A3"/>
    <w:rsid w:val="5EFE19DF"/>
    <w:rsid w:val="5EFE51E7"/>
    <w:rsid w:val="5F042EF6"/>
    <w:rsid w:val="5F286670"/>
    <w:rsid w:val="5F32F140"/>
    <w:rsid w:val="5F444D40"/>
    <w:rsid w:val="5F76A088"/>
    <w:rsid w:val="5F8F7119"/>
    <w:rsid w:val="5F91E492"/>
    <w:rsid w:val="5F92C00F"/>
    <w:rsid w:val="5F94A6BC"/>
    <w:rsid w:val="5FA87FF5"/>
    <w:rsid w:val="5FCA5ADA"/>
    <w:rsid w:val="5FE6209B"/>
    <w:rsid w:val="6006D888"/>
    <w:rsid w:val="600EE514"/>
    <w:rsid w:val="601557C9"/>
    <w:rsid w:val="60204107"/>
    <w:rsid w:val="6022A6BC"/>
    <w:rsid w:val="6077BE72"/>
    <w:rsid w:val="6087294D"/>
    <w:rsid w:val="60CDF3D9"/>
    <w:rsid w:val="60D2704E"/>
    <w:rsid w:val="60DBD369"/>
    <w:rsid w:val="60DF3B4C"/>
    <w:rsid w:val="60E744E5"/>
    <w:rsid w:val="60EF5112"/>
    <w:rsid w:val="61015A20"/>
    <w:rsid w:val="61071C64"/>
    <w:rsid w:val="612726EC"/>
    <w:rsid w:val="6132B426"/>
    <w:rsid w:val="61488DB2"/>
    <w:rsid w:val="616C789E"/>
    <w:rsid w:val="619EAAFE"/>
    <w:rsid w:val="61C4E6B7"/>
    <w:rsid w:val="61D1FBE8"/>
    <w:rsid w:val="61D2A41B"/>
    <w:rsid w:val="6224FCDD"/>
    <w:rsid w:val="623D078F"/>
    <w:rsid w:val="626AED5C"/>
    <w:rsid w:val="6287DAE7"/>
    <w:rsid w:val="628C76B8"/>
    <w:rsid w:val="62903E6F"/>
    <w:rsid w:val="6290CC68"/>
    <w:rsid w:val="629218AB"/>
    <w:rsid w:val="62B634D5"/>
    <w:rsid w:val="62BAB7D3"/>
    <w:rsid w:val="62CCC4F6"/>
    <w:rsid w:val="62DF153E"/>
    <w:rsid w:val="62F7B6C2"/>
    <w:rsid w:val="62FE190E"/>
    <w:rsid w:val="62FEBEBD"/>
    <w:rsid w:val="631CA79E"/>
    <w:rsid w:val="634B7F68"/>
    <w:rsid w:val="634CF02A"/>
    <w:rsid w:val="635F0019"/>
    <w:rsid w:val="635F4923"/>
    <w:rsid w:val="637456B1"/>
    <w:rsid w:val="6395B627"/>
    <w:rsid w:val="63BC1E4E"/>
    <w:rsid w:val="63DAA12F"/>
    <w:rsid w:val="640018FE"/>
    <w:rsid w:val="64026AA3"/>
    <w:rsid w:val="640643BD"/>
    <w:rsid w:val="6412F785"/>
    <w:rsid w:val="6427FFC5"/>
    <w:rsid w:val="6471613A"/>
    <w:rsid w:val="6493179F"/>
    <w:rsid w:val="64995763"/>
    <w:rsid w:val="64B812B8"/>
    <w:rsid w:val="64C66F96"/>
    <w:rsid w:val="6502AA76"/>
    <w:rsid w:val="650C6D3C"/>
    <w:rsid w:val="6521E3E4"/>
    <w:rsid w:val="65438492"/>
    <w:rsid w:val="6544D0F6"/>
    <w:rsid w:val="65510942"/>
    <w:rsid w:val="655CDDCF"/>
    <w:rsid w:val="6565FFAD"/>
    <w:rsid w:val="6570A62F"/>
    <w:rsid w:val="65794D9D"/>
    <w:rsid w:val="659A54F9"/>
    <w:rsid w:val="65AD233B"/>
    <w:rsid w:val="65E00B59"/>
    <w:rsid w:val="65E1DDD6"/>
    <w:rsid w:val="6604C08A"/>
    <w:rsid w:val="66113A51"/>
    <w:rsid w:val="6622EBCA"/>
    <w:rsid w:val="6644FFB3"/>
    <w:rsid w:val="6660145A"/>
    <w:rsid w:val="6666523B"/>
    <w:rsid w:val="66790BB6"/>
    <w:rsid w:val="667FCF75"/>
    <w:rsid w:val="6688F8CC"/>
    <w:rsid w:val="6695BCCE"/>
    <w:rsid w:val="66B8D59A"/>
    <w:rsid w:val="66C0EBF4"/>
    <w:rsid w:val="66CE0271"/>
    <w:rsid w:val="66D5C9E7"/>
    <w:rsid w:val="66F77468"/>
    <w:rsid w:val="66FB09A4"/>
    <w:rsid w:val="671E799E"/>
    <w:rsid w:val="676242A2"/>
    <w:rsid w:val="6799228E"/>
    <w:rsid w:val="67D0E890"/>
    <w:rsid w:val="6807C70E"/>
    <w:rsid w:val="6821330A"/>
    <w:rsid w:val="682230F1"/>
    <w:rsid w:val="684DFDE4"/>
    <w:rsid w:val="6861D91D"/>
    <w:rsid w:val="687A5267"/>
    <w:rsid w:val="68843BD9"/>
    <w:rsid w:val="6884CED8"/>
    <w:rsid w:val="688991D7"/>
    <w:rsid w:val="68C1462A"/>
    <w:rsid w:val="68F1EE44"/>
    <w:rsid w:val="696E312A"/>
    <w:rsid w:val="696FD236"/>
    <w:rsid w:val="698D5F6A"/>
    <w:rsid w:val="69A7A3E9"/>
    <w:rsid w:val="69AB17FC"/>
    <w:rsid w:val="69BA5AB6"/>
    <w:rsid w:val="69CDF2AF"/>
    <w:rsid w:val="69E48F6F"/>
    <w:rsid w:val="6A08CA30"/>
    <w:rsid w:val="6A2716C7"/>
    <w:rsid w:val="6A476A12"/>
    <w:rsid w:val="6A5755E8"/>
    <w:rsid w:val="6A5B4050"/>
    <w:rsid w:val="6AC789E6"/>
    <w:rsid w:val="6AC81983"/>
    <w:rsid w:val="6ADF1A78"/>
    <w:rsid w:val="6AFEC0AB"/>
    <w:rsid w:val="6B1AA0C0"/>
    <w:rsid w:val="6B26851E"/>
    <w:rsid w:val="6B3A9FEA"/>
    <w:rsid w:val="6B3FD2F4"/>
    <w:rsid w:val="6B5CF8FC"/>
    <w:rsid w:val="6BA2D7CF"/>
    <w:rsid w:val="6BDA10B6"/>
    <w:rsid w:val="6BF9DB71"/>
    <w:rsid w:val="6C2E9B79"/>
    <w:rsid w:val="6C4F3BB7"/>
    <w:rsid w:val="6C8EE31C"/>
    <w:rsid w:val="6C94D7BF"/>
    <w:rsid w:val="6C9A4C2D"/>
    <w:rsid w:val="6CA17FDE"/>
    <w:rsid w:val="6CA21A99"/>
    <w:rsid w:val="6D125D20"/>
    <w:rsid w:val="6D42EC3C"/>
    <w:rsid w:val="6D44728E"/>
    <w:rsid w:val="6D864EC5"/>
    <w:rsid w:val="6DA2AA9F"/>
    <w:rsid w:val="6E0D744E"/>
    <w:rsid w:val="6E467E0A"/>
    <w:rsid w:val="6E65D23A"/>
    <w:rsid w:val="6E6D9AF2"/>
    <w:rsid w:val="6E6EFCBA"/>
    <w:rsid w:val="6EA80298"/>
    <w:rsid w:val="6EB031EB"/>
    <w:rsid w:val="6F395F9B"/>
    <w:rsid w:val="6F539B98"/>
    <w:rsid w:val="6F650A9E"/>
    <w:rsid w:val="6FBEC275"/>
    <w:rsid w:val="6FC25867"/>
    <w:rsid w:val="6FC50C6D"/>
    <w:rsid w:val="6FC64819"/>
    <w:rsid w:val="6FD9D649"/>
    <w:rsid w:val="6FF5DC28"/>
    <w:rsid w:val="70040F08"/>
    <w:rsid w:val="70108AB2"/>
    <w:rsid w:val="70143E31"/>
    <w:rsid w:val="70382079"/>
    <w:rsid w:val="7039D27F"/>
    <w:rsid w:val="7092AF99"/>
    <w:rsid w:val="70933890"/>
    <w:rsid w:val="709A9D89"/>
    <w:rsid w:val="70DBC7AC"/>
    <w:rsid w:val="70F40160"/>
    <w:rsid w:val="70F884AB"/>
    <w:rsid w:val="711C583A"/>
    <w:rsid w:val="713D9808"/>
    <w:rsid w:val="71571A33"/>
    <w:rsid w:val="7179373F"/>
    <w:rsid w:val="71811F15"/>
    <w:rsid w:val="7184BA23"/>
    <w:rsid w:val="71A8F417"/>
    <w:rsid w:val="71CEF317"/>
    <w:rsid w:val="71D544B9"/>
    <w:rsid w:val="71FA491C"/>
    <w:rsid w:val="720DA34B"/>
    <w:rsid w:val="7215FE0C"/>
    <w:rsid w:val="721DCE8F"/>
    <w:rsid w:val="7225D6BB"/>
    <w:rsid w:val="722C308E"/>
    <w:rsid w:val="72350FB8"/>
    <w:rsid w:val="723F73B5"/>
    <w:rsid w:val="727A0628"/>
    <w:rsid w:val="7298B8B2"/>
    <w:rsid w:val="72A6F52E"/>
    <w:rsid w:val="72AB281B"/>
    <w:rsid w:val="72CC69BB"/>
    <w:rsid w:val="7305A227"/>
    <w:rsid w:val="73193874"/>
    <w:rsid w:val="7321D88C"/>
    <w:rsid w:val="7334B5E1"/>
    <w:rsid w:val="73359EE7"/>
    <w:rsid w:val="73401E67"/>
    <w:rsid w:val="735872EE"/>
    <w:rsid w:val="736527AC"/>
    <w:rsid w:val="736A3A37"/>
    <w:rsid w:val="73A7D504"/>
    <w:rsid w:val="73CE25E0"/>
    <w:rsid w:val="73DE033C"/>
    <w:rsid w:val="740576B2"/>
    <w:rsid w:val="741FB7F4"/>
    <w:rsid w:val="744EDEA6"/>
    <w:rsid w:val="74C23E76"/>
    <w:rsid w:val="74DCF468"/>
    <w:rsid w:val="74E66457"/>
    <w:rsid w:val="74EF2394"/>
    <w:rsid w:val="74FBB6B3"/>
    <w:rsid w:val="75070B60"/>
    <w:rsid w:val="752C397E"/>
    <w:rsid w:val="753958D0"/>
    <w:rsid w:val="7599DF6D"/>
    <w:rsid w:val="759AD1F5"/>
    <w:rsid w:val="75A0240A"/>
    <w:rsid w:val="75A3E3C8"/>
    <w:rsid w:val="75ADF89B"/>
    <w:rsid w:val="75E81D4B"/>
    <w:rsid w:val="75F4A230"/>
    <w:rsid w:val="76382B0A"/>
    <w:rsid w:val="764ACA3F"/>
    <w:rsid w:val="764C48E8"/>
    <w:rsid w:val="769D2406"/>
    <w:rsid w:val="76A7F7B0"/>
    <w:rsid w:val="76C7BA38"/>
    <w:rsid w:val="76C93403"/>
    <w:rsid w:val="76CCD7D8"/>
    <w:rsid w:val="76D2B154"/>
    <w:rsid w:val="76D5D778"/>
    <w:rsid w:val="76E832CA"/>
    <w:rsid w:val="773DA5DE"/>
    <w:rsid w:val="7766CBDC"/>
    <w:rsid w:val="779FF19D"/>
    <w:rsid w:val="77BF206D"/>
    <w:rsid w:val="77C59919"/>
    <w:rsid w:val="77CEED99"/>
    <w:rsid w:val="77EA7EC0"/>
    <w:rsid w:val="77EAD4C2"/>
    <w:rsid w:val="7815E2AA"/>
    <w:rsid w:val="782BE2FD"/>
    <w:rsid w:val="782C2277"/>
    <w:rsid w:val="782E5085"/>
    <w:rsid w:val="78435B26"/>
    <w:rsid w:val="784E31B6"/>
    <w:rsid w:val="7862E4D4"/>
    <w:rsid w:val="78665CEA"/>
    <w:rsid w:val="787110EA"/>
    <w:rsid w:val="78AD7602"/>
    <w:rsid w:val="78AF5CFC"/>
    <w:rsid w:val="7922C83D"/>
    <w:rsid w:val="7960BA60"/>
    <w:rsid w:val="79774044"/>
    <w:rsid w:val="79787D8B"/>
    <w:rsid w:val="79AC191A"/>
    <w:rsid w:val="79B7F52A"/>
    <w:rsid w:val="7A21B12F"/>
    <w:rsid w:val="7A322257"/>
    <w:rsid w:val="7A3FC45D"/>
    <w:rsid w:val="7A59CFA6"/>
    <w:rsid w:val="7A721677"/>
    <w:rsid w:val="7ACA3C68"/>
    <w:rsid w:val="7ACE8AF6"/>
    <w:rsid w:val="7AE61E7E"/>
    <w:rsid w:val="7AFB226F"/>
    <w:rsid w:val="7B065267"/>
    <w:rsid w:val="7B0F3BF5"/>
    <w:rsid w:val="7B43F769"/>
    <w:rsid w:val="7B478E97"/>
    <w:rsid w:val="7B8161B8"/>
    <w:rsid w:val="7BACC1FD"/>
    <w:rsid w:val="7BE9296D"/>
    <w:rsid w:val="7BF0E924"/>
    <w:rsid w:val="7BF898F6"/>
    <w:rsid w:val="7BFFC0E0"/>
    <w:rsid w:val="7C1D2AA9"/>
    <w:rsid w:val="7C835D7D"/>
    <w:rsid w:val="7C8841B2"/>
    <w:rsid w:val="7C8B62EA"/>
    <w:rsid w:val="7C91CD92"/>
    <w:rsid w:val="7C92A1C6"/>
    <w:rsid w:val="7CB24ECF"/>
    <w:rsid w:val="7CBD9F29"/>
    <w:rsid w:val="7CC33F4F"/>
    <w:rsid w:val="7CC559E3"/>
    <w:rsid w:val="7CE0B5D9"/>
    <w:rsid w:val="7D0A3D2D"/>
    <w:rsid w:val="7D19C99A"/>
    <w:rsid w:val="7D544F9F"/>
    <w:rsid w:val="7D6BB51F"/>
    <w:rsid w:val="7D7B709D"/>
    <w:rsid w:val="7D8ADC06"/>
    <w:rsid w:val="7DB9388A"/>
    <w:rsid w:val="7DEDE5B1"/>
    <w:rsid w:val="7DEED6E4"/>
    <w:rsid w:val="7DF66570"/>
    <w:rsid w:val="7DFBA60D"/>
    <w:rsid w:val="7E114958"/>
    <w:rsid w:val="7E3042DE"/>
    <w:rsid w:val="7E39F146"/>
    <w:rsid w:val="7E3B13F2"/>
    <w:rsid w:val="7E3CD5B6"/>
    <w:rsid w:val="7E546018"/>
    <w:rsid w:val="7E90C940"/>
    <w:rsid w:val="7EB978E6"/>
    <w:rsid w:val="7ECD89A8"/>
    <w:rsid w:val="7F688FDA"/>
    <w:rsid w:val="7F7D6EEC"/>
    <w:rsid w:val="7FB77A33"/>
    <w:rsid w:val="7FC8922B"/>
    <w:rsid w:val="7FF3E2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159AB25B-61F5-4519-8660-F64EE6D4E2C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2F32"/>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8807C1"/>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5DBF"/>
    <w:pPr>
      <w:ind w:start="36pt"/>
      <w:contextualSpacing/>
    </w:pPr>
  </w:style>
  <w:style w:type="character" w:styleId="PlaceholderText">
    <w:name w:val="Placeholder Text"/>
    <w:basedOn w:val="DefaultParagraphFont"/>
    <w:uiPriority w:val="99"/>
    <w:semiHidden/>
    <w:rsid w:val="00A931B6"/>
    <w:rPr>
      <w:color w:val="808080"/>
    </w:rPr>
  </w:style>
  <w:style w:type="character" w:styleId="Hyperlink">
    <w:name w:val="Hyperlink"/>
    <w:basedOn w:val="DefaultParagraphFont"/>
    <w:unhideWhenUsed/>
    <w:rPr>
      <w:color w:val="0563C1" w:themeColor="hyperlink"/>
      <w:u w:val="single"/>
    </w:rPr>
  </w:style>
  <w:style w:type="paragraph" w:styleId="Caption">
    <w:name w:val="caption"/>
    <w:basedOn w:val="Normal"/>
    <w:next w:val="Normal"/>
    <w:semiHidden/>
    <w:unhideWhenUsed/>
    <w:qFormat/>
    <w:rsid w:val="001D7F87"/>
    <w:pPr>
      <w:spacing w:after="10pt"/>
    </w:pPr>
    <w:rPr>
      <w:i/>
      <w:iCs/>
      <w:color w:val="44546A" w:themeColor="text2"/>
      <w:sz w:val="18"/>
      <w:szCs w:val="18"/>
    </w:rPr>
  </w:style>
  <w:style w:type="character" w:customStyle="1" w:styleId="fontstyle01">
    <w:name w:val="fontstyle01"/>
    <w:basedOn w:val="DefaultParagraphFont"/>
    <w:rsid w:val="00140B3F"/>
    <w:rPr>
      <w:rFonts w:ascii="TimesNewRoman" w:hAnsi="TimesNewRoman" w:hint="default"/>
      <w:b w:val="0"/>
      <w:bCs w:val="0"/>
      <w:i w:val="0"/>
      <w:iCs w:val="0"/>
      <w:color w:val="000000"/>
      <w:sz w:val="16"/>
      <w:szCs w:val="16"/>
    </w:rPr>
  </w:style>
  <w:style w:type="character" w:styleId="CommentReference">
    <w:name w:val="annotation reference"/>
    <w:basedOn w:val="DefaultParagraphFont"/>
    <w:rsid w:val="0023151B"/>
    <w:rPr>
      <w:sz w:val="16"/>
      <w:szCs w:val="16"/>
    </w:rPr>
  </w:style>
  <w:style w:type="paragraph" w:styleId="CommentText">
    <w:name w:val="annotation text"/>
    <w:basedOn w:val="Normal"/>
    <w:link w:val="CommentTextChar"/>
    <w:rsid w:val="0023151B"/>
  </w:style>
  <w:style w:type="character" w:customStyle="1" w:styleId="CommentTextChar">
    <w:name w:val="Comment Text Char"/>
    <w:basedOn w:val="DefaultParagraphFont"/>
    <w:link w:val="CommentText"/>
    <w:rsid w:val="0023151B"/>
  </w:style>
  <w:style w:type="paragraph" w:styleId="CommentSubject">
    <w:name w:val="annotation subject"/>
    <w:basedOn w:val="CommentText"/>
    <w:next w:val="CommentText"/>
    <w:link w:val="CommentSubjectChar"/>
    <w:rsid w:val="0023151B"/>
    <w:rPr>
      <w:b/>
      <w:bCs/>
    </w:rPr>
  </w:style>
  <w:style w:type="character" w:customStyle="1" w:styleId="CommentSubjectChar">
    <w:name w:val="Comment Subject Char"/>
    <w:basedOn w:val="CommentTextChar"/>
    <w:link w:val="CommentSubject"/>
    <w:rsid w:val="0023151B"/>
    <w:rPr>
      <w:b/>
      <w:bCs/>
    </w:rPr>
  </w:style>
  <w:style w:type="character" w:styleId="Emphasis">
    <w:name w:val="Emphasis"/>
    <w:basedOn w:val="DefaultParagraphFont"/>
    <w:uiPriority w:val="20"/>
    <w:qFormat/>
    <w:rsid w:val="00F40AFB"/>
    <w:rPr>
      <w:i/>
      <w:iCs/>
    </w:rPr>
  </w:style>
  <w:style w:type="character" w:styleId="UnresolvedMention">
    <w:name w:val="Unresolved Mention"/>
    <w:basedOn w:val="DefaultParagraphFont"/>
    <w:uiPriority w:val="99"/>
    <w:semiHidden/>
    <w:unhideWhenUsed/>
    <w:rsid w:val="008B293A"/>
    <w:rPr>
      <w:color w:val="605E5C"/>
      <w:shd w:val="clear" w:color="auto" w:fill="E1DFDD"/>
    </w:rPr>
  </w:style>
  <w:style w:type="paragraph" w:customStyle="1" w:styleId="p1a">
    <w:name w:val="p1a"/>
    <w:basedOn w:val="Normal"/>
    <w:next w:val="Normal"/>
    <w:rsid w:val="0056579C"/>
    <w:pPr>
      <w:overflowPunct w:val="0"/>
      <w:autoSpaceDE w:val="0"/>
      <w:autoSpaceDN w:val="0"/>
      <w:adjustRightInd w:val="0"/>
      <w:spacing w:line="12pt" w:lineRule="atLeast"/>
      <w:jc w:val="both"/>
      <w:textAlignment w:val="baseline"/>
    </w:pPr>
    <w:rPr>
      <w:rFonts w:eastAsia="Times New Roman"/>
    </w:rPr>
  </w:style>
  <w:style w:type="paragraph" w:customStyle="1" w:styleId="tablecaption">
    <w:name w:val="tablecaption"/>
    <w:basedOn w:val="Normal"/>
    <w:next w:val="Normal"/>
    <w:rsid w:val="002E51AC"/>
    <w:pPr>
      <w:keepNext/>
      <w:keepLines/>
      <w:overflowPunct w:val="0"/>
      <w:autoSpaceDE w:val="0"/>
      <w:autoSpaceDN w:val="0"/>
      <w:adjustRightInd w:val="0"/>
      <w:spacing w:before="12pt" w:after="6pt" w:line="11pt" w:lineRule="atLeast"/>
      <w:textAlignment w:val="baseline"/>
    </w:pPr>
    <w:rPr>
      <w:rFonts w:eastAsia="Times New Roman"/>
      <w:sz w:val="18"/>
    </w:rPr>
  </w:style>
  <w:style w:type="paragraph" w:customStyle="1" w:styleId="TableParagraph">
    <w:name w:val="Table Paragraph"/>
    <w:basedOn w:val="Normal"/>
    <w:uiPriority w:val="1"/>
    <w:qFormat/>
    <w:rsid w:val="001D0A2E"/>
    <w:pPr>
      <w:widowControl w:val="0"/>
      <w:autoSpaceDE w:val="0"/>
      <w:autoSpaceDN w:val="0"/>
      <w:spacing w:line="7.50pt" w:lineRule="exact"/>
      <w:jc w:val="start"/>
    </w:pPr>
    <w:rPr>
      <w:rFonts w:ascii="Calibri" w:eastAsia="Calibri" w:hAnsi="Calibri" w:cs="Calibri"/>
      <w:sz w:val="22"/>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862645">
      <w:bodyDiv w:val="1"/>
      <w:marLeft w:val="0pt"/>
      <w:marRight w:val="0pt"/>
      <w:marTop w:val="0pt"/>
      <w:marBottom w:val="0pt"/>
      <w:divBdr>
        <w:top w:val="none" w:sz="0" w:space="0" w:color="auto"/>
        <w:left w:val="none" w:sz="0" w:space="0" w:color="auto"/>
        <w:bottom w:val="none" w:sz="0" w:space="0" w:color="auto"/>
        <w:right w:val="none" w:sz="0" w:space="0" w:color="auto"/>
      </w:divBdr>
    </w:div>
    <w:div w:id="638002661">
      <w:bodyDiv w:val="1"/>
      <w:marLeft w:val="0pt"/>
      <w:marRight w:val="0pt"/>
      <w:marTop w:val="0pt"/>
      <w:marBottom w:val="0pt"/>
      <w:divBdr>
        <w:top w:val="none" w:sz="0" w:space="0" w:color="auto"/>
        <w:left w:val="none" w:sz="0" w:space="0" w:color="auto"/>
        <w:bottom w:val="none" w:sz="0" w:space="0" w:color="auto"/>
        <w:right w:val="none" w:sz="0" w:space="0" w:color="auto"/>
      </w:divBdr>
    </w:div>
    <w:div w:id="675155693">
      <w:bodyDiv w:val="1"/>
      <w:marLeft w:val="0pt"/>
      <w:marRight w:val="0pt"/>
      <w:marTop w:val="0pt"/>
      <w:marBottom w:val="0pt"/>
      <w:divBdr>
        <w:top w:val="none" w:sz="0" w:space="0" w:color="auto"/>
        <w:left w:val="none" w:sz="0" w:space="0" w:color="auto"/>
        <w:bottom w:val="none" w:sz="0" w:space="0" w:color="auto"/>
        <w:right w:val="none" w:sz="0" w:space="0" w:color="auto"/>
      </w:divBdr>
    </w:div>
    <w:div w:id="896358574">
      <w:bodyDiv w:val="1"/>
      <w:marLeft w:val="0pt"/>
      <w:marRight w:val="0pt"/>
      <w:marTop w:val="0pt"/>
      <w:marBottom w:val="0pt"/>
      <w:divBdr>
        <w:top w:val="none" w:sz="0" w:space="0" w:color="auto"/>
        <w:left w:val="none" w:sz="0" w:space="0" w:color="auto"/>
        <w:bottom w:val="none" w:sz="0" w:space="0" w:color="auto"/>
        <w:right w:val="none" w:sz="0" w:space="0" w:color="auto"/>
      </w:divBdr>
    </w:div>
    <w:div w:id="936406347">
      <w:bodyDiv w:val="1"/>
      <w:marLeft w:val="0pt"/>
      <w:marRight w:val="0pt"/>
      <w:marTop w:val="0pt"/>
      <w:marBottom w:val="0pt"/>
      <w:divBdr>
        <w:top w:val="none" w:sz="0" w:space="0" w:color="auto"/>
        <w:left w:val="none" w:sz="0" w:space="0" w:color="auto"/>
        <w:bottom w:val="none" w:sz="0" w:space="0" w:color="auto"/>
        <w:right w:val="none" w:sz="0" w:space="0" w:color="auto"/>
      </w:divBdr>
    </w:div>
    <w:div w:id="1734965906">
      <w:bodyDiv w:val="1"/>
      <w:marLeft w:val="0pt"/>
      <w:marRight w:val="0pt"/>
      <w:marTop w:val="0pt"/>
      <w:marBottom w:val="0pt"/>
      <w:divBdr>
        <w:top w:val="none" w:sz="0" w:space="0" w:color="auto"/>
        <w:left w:val="none" w:sz="0" w:space="0" w:color="auto"/>
        <w:bottom w:val="none" w:sz="0" w:space="0" w:color="auto"/>
        <w:right w:val="none" w:sz="0" w:space="0" w:color="auto"/>
      </w:divBdr>
    </w:div>
    <w:div w:id="1874423046">
      <w:bodyDiv w:val="1"/>
      <w:marLeft w:val="0pt"/>
      <w:marRight w:val="0pt"/>
      <w:marTop w:val="0pt"/>
      <w:marBottom w:val="0pt"/>
      <w:divBdr>
        <w:top w:val="none" w:sz="0" w:space="0" w:color="auto"/>
        <w:left w:val="none" w:sz="0" w:space="0" w:color="auto"/>
        <w:bottom w:val="none" w:sz="0" w:space="0" w:color="auto"/>
        <w:right w:val="none" w:sz="0" w:space="0" w:color="auto"/>
      </w:divBdr>
    </w:div>
    <w:div w:id="197741812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schemas.microsoft.com/office/2018/08/relationships/commentsExtensible" Target="commentsExtensible.xml"/><Relationship Id="rId2" Type="http://purl.oclc.org/ooxml/officeDocument/relationships/numbering" Target="numbering.xml"/><Relationship Id="rId16" Type="http://schemas.microsoft.com/office/2020/10/relationships/intelligence" Target="intelligence2.xml"/><Relationship Id="rId1" Type="http://purl.oclc.org/ooxml/officeDocument/relationships/customXml" Target="../customXml/item1.xml"/><Relationship Id="rId6" Type="http://purl.oclc.org/ooxml/officeDocument/relationships/footnotes" Target="footnotes.xml"/><Relationship Id="rId11" Type="http://schemas.microsoft.com/office/2016/09/relationships/commentsIds" Target="commentsIds.xml"/><Relationship Id="rId5" Type="http://purl.oclc.org/ooxml/officeDocument/relationships/webSettings" Target="webSettings.xml"/><Relationship Id="rId15" Type="http://purl.oclc.org/ooxml/officeDocument/relationships/theme" Target="theme/theme1.xml"/><Relationship Id="rId10" Type="http://schemas.microsoft.com/office/2011/relationships/commentsExtended" Target="commentsExtended.xml"/><Relationship Id="rId4" Type="http://purl.oclc.org/ooxml/officeDocument/relationships/settings" Target="settings.xml"/><Relationship Id="rId9" Type="http://purl.oclc.org/ooxml/officeDocument/relationships/comments" Target="comments.xml"/><Relationship Id="rId14" Type="http://schemas.microsoft.com/office/2011/relationships/people" Target="peop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300</TotalTime>
  <Pages>6</Pages>
  <Words>4198</Words>
  <Characters>26474</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30611</CharactersWithSpaces>
  <SharedDoc>false</SharedDoc>
  <HLinks>
    <vt:vector size="18" baseType="variant">
      <vt:variant>
        <vt:i4>6291545</vt:i4>
      </vt:variant>
      <vt:variant>
        <vt:i4>6</vt:i4>
      </vt:variant>
      <vt:variant>
        <vt:i4>0</vt:i4>
      </vt:variant>
      <vt:variant>
        <vt:i4>5</vt:i4>
      </vt:variant>
      <vt:variant>
        <vt:lpwstr>https://github.com/Daveonyango254/NL2SQL_Agent</vt:lpwstr>
      </vt:variant>
      <vt:variant>
        <vt:lpwstr/>
      </vt:variant>
      <vt:variant>
        <vt:i4>131170</vt:i4>
      </vt:variant>
      <vt:variant>
        <vt:i4>3</vt:i4>
      </vt:variant>
      <vt:variant>
        <vt:i4>0</vt:i4>
      </vt:variant>
      <vt:variant>
        <vt:i4>5</vt:i4>
      </vt:variant>
      <vt:variant>
        <vt:lpwstr>mailto:naseef.mansoor@mnsu.edu</vt:lpwstr>
      </vt:variant>
      <vt:variant>
        <vt:lpwstr/>
      </vt:variant>
      <vt:variant>
        <vt:i4>3997790</vt:i4>
      </vt:variant>
      <vt:variant>
        <vt:i4>0</vt:i4>
      </vt:variant>
      <vt:variant>
        <vt:i4>0</vt:i4>
      </vt:variant>
      <vt:variant>
        <vt:i4>5</vt:i4>
      </vt:variant>
      <vt:variant>
        <vt:lpwstr>mailto:Davidomondi.onyango@mnsu.edu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Mansoor, Naseef</cp:lastModifiedBy>
  <cp:revision>95</cp:revision>
  <cp:lastPrinted>2025-11-24T05:00:00Z</cp:lastPrinted>
  <dcterms:created xsi:type="dcterms:W3CDTF">2025-11-30T06:43:00Z</dcterms:created>
  <dcterms:modified xsi:type="dcterms:W3CDTF">2026-02-06T19:10:00Z</dcterms:modified>
</cp:coreProperties>
</file>